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50110949" w:displacedByCustomXml="next"/>
    <w:sdt>
      <w:sdtPr>
        <w:rPr>
          <w:rFonts w:ascii="Century" w:eastAsia="MS Mincho" w:hAnsi="Century" w:cs="Times New Roman"/>
          <w:b w:val="0"/>
          <w:bCs w:val="0"/>
          <w:color w:val="auto"/>
          <w:kern w:val="2"/>
          <w:sz w:val="24"/>
          <w:szCs w:val="24"/>
          <w:lang w:val="ja-JP"/>
        </w:rPr>
        <w:id w:val="1652451995"/>
        <w:docPartObj>
          <w:docPartGallery w:val="Table of Contents"/>
          <w:docPartUnique/>
        </w:docPartObj>
      </w:sdtPr>
      <w:sdtEndPr>
        <w:rPr>
          <w:lang w:val="en-US"/>
        </w:rPr>
      </w:sdtEndPr>
      <w:sdtContent>
        <w:p w14:paraId="4F017E3E" w14:textId="77777777" w:rsidR="00055287" w:rsidRDefault="00F92A4E">
          <w:pPr>
            <w:pStyle w:val="TOCHeading"/>
          </w:pPr>
          <w:r>
            <w:rPr>
              <w:rFonts w:hint="eastAsia"/>
              <w:lang w:val="ja-JP"/>
            </w:rPr>
            <w:t>Table of contents</w:t>
          </w:r>
        </w:p>
        <w:p w14:paraId="0754E978" w14:textId="77777777" w:rsidR="00247298" w:rsidRDefault="00F0055A" w:rsidP="00247298">
          <w:pPr>
            <w:pStyle w:val="TOC2"/>
            <w:tabs>
              <w:tab w:val="right" w:leader="dot" w:pos="8494"/>
            </w:tabs>
            <w:ind w:left="240"/>
            <w:rPr>
              <w:rFonts w:asciiTheme="minorHAnsi" w:eastAsiaTheme="minorEastAsia" w:hAnsiTheme="minorHAnsi" w:cstheme="minorBidi"/>
              <w:noProof/>
              <w:kern w:val="0"/>
              <w:sz w:val="22"/>
              <w:szCs w:val="22"/>
            </w:rPr>
          </w:pPr>
          <w:r>
            <w:fldChar w:fldCharType="begin"/>
          </w:r>
          <w:r w:rsidR="00FE1C79">
            <w:instrText xml:space="preserve"> TOC \o "1-4" \h \z \u </w:instrText>
          </w:r>
          <w:r>
            <w:fldChar w:fldCharType="separate"/>
          </w:r>
          <w:hyperlink w:anchor="_Toc37231201" w:history="1">
            <w:r w:rsidR="00247298" w:rsidRPr="004C38DA">
              <w:rPr>
                <w:rStyle w:val="Hyperlink"/>
                <w:noProof/>
              </w:rPr>
              <w:t>1.Sync</w:t>
            </w:r>
            <w:r w:rsidR="00247298">
              <w:rPr>
                <w:noProof/>
                <w:webHidden/>
              </w:rPr>
              <w:tab/>
            </w:r>
            <w:r w:rsidR="00247298">
              <w:rPr>
                <w:noProof/>
                <w:webHidden/>
              </w:rPr>
              <w:fldChar w:fldCharType="begin"/>
            </w:r>
            <w:r w:rsidR="00247298">
              <w:rPr>
                <w:noProof/>
                <w:webHidden/>
              </w:rPr>
              <w:instrText xml:space="preserve"> PAGEREF _Toc37231201 \h </w:instrText>
            </w:r>
            <w:r w:rsidR="00247298">
              <w:rPr>
                <w:noProof/>
                <w:webHidden/>
              </w:rPr>
            </w:r>
            <w:r w:rsidR="00247298">
              <w:rPr>
                <w:noProof/>
                <w:webHidden/>
              </w:rPr>
              <w:fldChar w:fldCharType="separate"/>
            </w:r>
            <w:r w:rsidR="00247298">
              <w:rPr>
                <w:noProof/>
                <w:webHidden/>
              </w:rPr>
              <w:t>2</w:t>
            </w:r>
            <w:r w:rsidR="00247298">
              <w:rPr>
                <w:noProof/>
                <w:webHidden/>
              </w:rPr>
              <w:fldChar w:fldCharType="end"/>
            </w:r>
          </w:hyperlink>
        </w:p>
        <w:p w14:paraId="5F8D4502" w14:textId="77777777" w:rsidR="00247298" w:rsidRDefault="00567977" w:rsidP="00247298">
          <w:pPr>
            <w:pStyle w:val="TOC3"/>
            <w:tabs>
              <w:tab w:val="right" w:leader="dot" w:pos="8494"/>
            </w:tabs>
            <w:ind w:left="480"/>
            <w:rPr>
              <w:rFonts w:asciiTheme="minorHAnsi" w:eastAsiaTheme="minorEastAsia" w:hAnsiTheme="minorHAnsi" w:cstheme="minorBidi"/>
              <w:noProof/>
              <w:kern w:val="0"/>
              <w:sz w:val="22"/>
              <w:szCs w:val="22"/>
            </w:rPr>
          </w:pPr>
          <w:r>
            <w:fldChar w:fldCharType="begin"/>
          </w:r>
          <w:r>
            <w:instrText xml:space="preserve"> HYPERLINK \l "_Toc37231202" </w:instrText>
          </w:r>
          <w:r>
            <w:fldChar w:fldCharType="separate"/>
          </w:r>
          <w:r w:rsidR="00247298" w:rsidRPr="004C38DA">
            <w:rPr>
              <w:rStyle w:val="Hyperlink"/>
              <w:noProof/>
            </w:rPr>
            <w:t xml:space="preserve">1.1. </w:t>
          </w:r>
          <w:ins w:id="1" w:author="Ahmed" w:date="2020-05-06T13:45:00Z">
            <w:r w:rsidR="004E01EF">
              <w:t>Is there a bi-directional sync</w:t>
            </w:r>
            <w:r w:rsidR="004E01EF" w:rsidRPr="004C38DA" w:rsidDel="004E01EF">
              <w:rPr>
                <w:rStyle w:val="Hyperlink"/>
                <w:noProof/>
              </w:rPr>
              <w:t xml:space="preserve"> </w:t>
            </w:r>
          </w:ins>
          <w:del w:id="2" w:author="Ahmed" w:date="2020-05-06T13:45:00Z">
            <w:r w:rsidR="00247298" w:rsidRPr="004C38DA" w:rsidDel="004E01EF">
              <w:rPr>
                <w:rStyle w:val="Hyperlink"/>
                <w:noProof/>
              </w:rPr>
              <w:delText>Can not bi-directionally sync</w:delText>
            </w:r>
          </w:del>
          <w:r w:rsidR="00247298" w:rsidRPr="004C38DA">
            <w:rPr>
              <w:rStyle w:val="Hyperlink"/>
              <w:noProof/>
            </w:rPr>
            <w:t>?</w:t>
          </w:r>
          <w:r w:rsidR="00247298">
            <w:rPr>
              <w:noProof/>
              <w:webHidden/>
            </w:rPr>
            <w:tab/>
          </w:r>
          <w:r w:rsidR="00247298">
            <w:rPr>
              <w:noProof/>
              <w:webHidden/>
            </w:rPr>
            <w:fldChar w:fldCharType="begin"/>
          </w:r>
          <w:r w:rsidR="00247298">
            <w:rPr>
              <w:noProof/>
              <w:webHidden/>
            </w:rPr>
            <w:instrText xml:space="preserve"> PAGEREF _Toc37231202 \h </w:instrText>
          </w:r>
          <w:r w:rsidR="00247298">
            <w:rPr>
              <w:noProof/>
              <w:webHidden/>
            </w:rPr>
          </w:r>
          <w:r w:rsidR="00247298">
            <w:rPr>
              <w:noProof/>
              <w:webHidden/>
            </w:rPr>
            <w:fldChar w:fldCharType="separate"/>
          </w:r>
          <w:r w:rsidR="00247298">
            <w:rPr>
              <w:noProof/>
              <w:webHidden/>
            </w:rPr>
            <w:t>2</w:t>
          </w:r>
          <w:r w:rsidR="00247298">
            <w:rPr>
              <w:noProof/>
              <w:webHidden/>
            </w:rPr>
            <w:fldChar w:fldCharType="end"/>
          </w:r>
          <w:r>
            <w:rPr>
              <w:noProof/>
            </w:rPr>
            <w:fldChar w:fldCharType="end"/>
          </w:r>
        </w:p>
        <w:p w14:paraId="499D4235" w14:textId="77777777" w:rsidR="00247298" w:rsidRDefault="00567977" w:rsidP="00247298">
          <w:pPr>
            <w:pStyle w:val="TOC3"/>
            <w:tabs>
              <w:tab w:val="right" w:leader="dot" w:pos="8494"/>
            </w:tabs>
            <w:ind w:left="480"/>
            <w:rPr>
              <w:rFonts w:asciiTheme="minorHAnsi" w:eastAsiaTheme="minorEastAsia" w:hAnsiTheme="minorHAnsi" w:cstheme="minorBidi"/>
              <w:noProof/>
              <w:kern w:val="0"/>
              <w:sz w:val="22"/>
              <w:szCs w:val="22"/>
            </w:rPr>
          </w:pPr>
          <w:r>
            <w:fldChar w:fldCharType="begin"/>
          </w:r>
          <w:r>
            <w:instrText xml:space="preserve"> HYPERLINK \l "_Toc37231203" </w:instrText>
          </w:r>
          <w:r>
            <w:fldChar w:fldCharType="separate"/>
          </w:r>
          <w:r w:rsidR="00247298" w:rsidRPr="004C38DA">
            <w:rPr>
              <w:rStyle w:val="Hyperlink"/>
              <w:noProof/>
            </w:rPr>
            <w:t xml:space="preserve">1.2. </w:t>
          </w:r>
          <w:ins w:id="3" w:author="Ahmed" w:date="2020-05-06T13:50:00Z">
            <w:r w:rsidR="00183BC5" w:rsidRPr="00183BC5">
              <w:rPr>
                <w:rStyle w:val="Hyperlink"/>
                <w:noProof/>
              </w:rPr>
              <w:t>File filter: sync specific file types (exp. PDF, Excel…)</w:t>
            </w:r>
          </w:ins>
          <w:del w:id="4" w:author="Ahmed" w:date="2020-05-06T13:50:00Z">
            <w:r w:rsidR="00247298" w:rsidRPr="004C38DA" w:rsidDel="00183BC5">
              <w:rPr>
                <w:rStyle w:val="Hyperlink"/>
                <w:noProof/>
              </w:rPr>
              <w:delText>How to sync specific files such as PDF and Excel</w:delText>
            </w:r>
          </w:del>
          <w:r w:rsidR="00247298">
            <w:rPr>
              <w:noProof/>
              <w:webHidden/>
            </w:rPr>
            <w:tab/>
          </w:r>
          <w:r w:rsidR="00247298">
            <w:rPr>
              <w:noProof/>
              <w:webHidden/>
            </w:rPr>
            <w:fldChar w:fldCharType="begin"/>
          </w:r>
          <w:r w:rsidR="00247298">
            <w:rPr>
              <w:noProof/>
              <w:webHidden/>
            </w:rPr>
            <w:instrText xml:space="preserve"> PAGEREF _Toc37231203 \h </w:instrText>
          </w:r>
          <w:r w:rsidR="00247298">
            <w:rPr>
              <w:noProof/>
              <w:webHidden/>
            </w:rPr>
          </w:r>
          <w:r w:rsidR="00247298">
            <w:rPr>
              <w:noProof/>
              <w:webHidden/>
            </w:rPr>
            <w:fldChar w:fldCharType="separate"/>
          </w:r>
          <w:r w:rsidR="00247298">
            <w:rPr>
              <w:noProof/>
              <w:webHidden/>
            </w:rPr>
            <w:t>2</w:t>
          </w:r>
          <w:r w:rsidR="00247298">
            <w:rPr>
              <w:noProof/>
              <w:webHidden/>
            </w:rPr>
            <w:fldChar w:fldCharType="end"/>
          </w:r>
          <w:r>
            <w:rPr>
              <w:noProof/>
            </w:rPr>
            <w:fldChar w:fldCharType="end"/>
          </w:r>
        </w:p>
        <w:p w14:paraId="3101B4FC" w14:textId="77777777" w:rsidR="00247298" w:rsidRDefault="00567977" w:rsidP="00247298">
          <w:pPr>
            <w:pStyle w:val="TOC3"/>
            <w:tabs>
              <w:tab w:val="right" w:leader="dot" w:pos="8494"/>
            </w:tabs>
            <w:ind w:left="480"/>
            <w:rPr>
              <w:rFonts w:asciiTheme="minorHAnsi" w:eastAsiaTheme="minorEastAsia" w:hAnsiTheme="minorHAnsi" w:cstheme="minorBidi"/>
              <w:noProof/>
              <w:kern w:val="0"/>
              <w:sz w:val="22"/>
              <w:szCs w:val="22"/>
            </w:rPr>
          </w:pPr>
          <w:r>
            <w:fldChar w:fldCharType="begin"/>
          </w:r>
          <w:r>
            <w:instrText xml:space="preserve"> HYPERLINK \l "_Toc37231204" </w:instrText>
          </w:r>
          <w:r>
            <w:fldChar w:fldCharType="separate"/>
          </w:r>
          <w:r w:rsidR="00247298" w:rsidRPr="004C38DA">
            <w:rPr>
              <w:rStyle w:val="Hyperlink"/>
              <w:noProof/>
            </w:rPr>
            <w:t xml:space="preserve">1.3. </w:t>
          </w:r>
          <w:ins w:id="5" w:author="Ahmed" w:date="2020-05-06T13:53:00Z">
            <w:r w:rsidR="009E2DBA" w:rsidRPr="009E2DBA">
              <w:rPr>
                <w:rStyle w:val="Hyperlink"/>
                <w:noProof/>
              </w:rPr>
              <w:t xml:space="preserve">The last modified time of the </w:t>
            </w:r>
            <w:r w:rsidR="009E2DBA">
              <w:rPr>
                <w:rStyle w:val="Hyperlink"/>
                <w:noProof/>
              </w:rPr>
              <w:t>target</w:t>
            </w:r>
            <w:r w:rsidR="009E2DBA" w:rsidRPr="009E2DBA">
              <w:rPr>
                <w:rStyle w:val="Hyperlink"/>
                <w:noProof/>
              </w:rPr>
              <w:t xml:space="preserve"> file is not preserved</w:t>
            </w:r>
            <w:r w:rsidR="009E2DBA" w:rsidRPr="009E2DBA" w:rsidDel="009E2DBA">
              <w:rPr>
                <w:rStyle w:val="Hyperlink"/>
                <w:noProof/>
              </w:rPr>
              <w:t xml:space="preserve"> </w:t>
            </w:r>
          </w:ins>
          <w:del w:id="6" w:author="Ahmed" w:date="2020-05-06T13:53:00Z">
            <w:r w:rsidR="00247298" w:rsidRPr="004C38DA" w:rsidDel="009E2DBA">
              <w:rPr>
                <w:rStyle w:val="Hyperlink"/>
                <w:noProof/>
              </w:rPr>
              <w:delText>The last update time of the sync file is rewritten</w:delText>
            </w:r>
          </w:del>
          <w:r w:rsidR="00247298">
            <w:rPr>
              <w:noProof/>
              <w:webHidden/>
            </w:rPr>
            <w:tab/>
          </w:r>
          <w:r w:rsidR="00247298">
            <w:rPr>
              <w:noProof/>
              <w:webHidden/>
            </w:rPr>
            <w:fldChar w:fldCharType="begin"/>
          </w:r>
          <w:r w:rsidR="00247298">
            <w:rPr>
              <w:noProof/>
              <w:webHidden/>
            </w:rPr>
            <w:instrText xml:space="preserve"> PAGEREF _Toc37231204 \h </w:instrText>
          </w:r>
          <w:r w:rsidR="00247298">
            <w:rPr>
              <w:noProof/>
              <w:webHidden/>
            </w:rPr>
          </w:r>
          <w:r w:rsidR="00247298">
            <w:rPr>
              <w:noProof/>
              <w:webHidden/>
            </w:rPr>
            <w:fldChar w:fldCharType="separate"/>
          </w:r>
          <w:r w:rsidR="00247298">
            <w:rPr>
              <w:noProof/>
              <w:webHidden/>
            </w:rPr>
            <w:t>3</w:t>
          </w:r>
          <w:r w:rsidR="00247298">
            <w:rPr>
              <w:noProof/>
              <w:webHidden/>
            </w:rPr>
            <w:fldChar w:fldCharType="end"/>
          </w:r>
          <w:r>
            <w:rPr>
              <w:noProof/>
            </w:rPr>
            <w:fldChar w:fldCharType="end"/>
          </w:r>
        </w:p>
        <w:p w14:paraId="2988F733" w14:textId="77777777" w:rsidR="00247298" w:rsidRDefault="00567977" w:rsidP="00247298">
          <w:pPr>
            <w:pStyle w:val="TOC3"/>
            <w:tabs>
              <w:tab w:val="right" w:leader="dot" w:pos="8494"/>
            </w:tabs>
            <w:ind w:left="480"/>
            <w:rPr>
              <w:rFonts w:asciiTheme="minorHAnsi" w:eastAsiaTheme="minorEastAsia" w:hAnsiTheme="minorHAnsi" w:cstheme="minorBidi"/>
              <w:noProof/>
              <w:kern w:val="0"/>
              <w:sz w:val="22"/>
              <w:szCs w:val="22"/>
            </w:rPr>
          </w:pPr>
          <w:r>
            <w:fldChar w:fldCharType="begin"/>
          </w:r>
          <w:r>
            <w:instrText xml:space="preserve"> HYPERLINK \l "_Toc37231205" </w:instrText>
          </w:r>
          <w:r>
            <w:fldChar w:fldCharType="separate"/>
          </w:r>
          <w:r w:rsidR="00247298" w:rsidRPr="004C38DA">
            <w:rPr>
              <w:rStyle w:val="Hyperlink"/>
              <w:noProof/>
            </w:rPr>
            <w:t xml:space="preserve">1.4. </w:t>
          </w:r>
          <w:ins w:id="7" w:author="Ahmed" w:date="2020-05-06T14:08:00Z">
            <w:r w:rsidR="00DC589C">
              <w:t>Files on the target are overwritten on the first sync</w:t>
            </w:r>
          </w:ins>
          <w:del w:id="8" w:author="Ahmed" w:date="2020-05-06T14:08:00Z">
            <w:r w:rsidR="00247298" w:rsidRPr="004C38DA" w:rsidDel="00DC589C">
              <w:rPr>
                <w:rStyle w:val="Hyperlink"/>
                <w:noProof/>
              </w:rPr>
              <w:delText>The file copied on PC on SDCARD will be overwritten</w:delText>
            </w:r>
          </w:del>
          <w:r w:rsidR="00247298">
            <w:rPr>
              <w:noProof/>
              <w:webHidden/>
            </w:rPr>
            <w:tab/>
          </w:r>
          <w:r w:rsidR="00247298">
            <w:rPr>
              <w:noProof/>
              <w:webHidden/>
            </w:rPr>
            <w:fldChar w:fldCharType="begin"/>
          </w:r>
          <w:r w:rsidR="00247298">
            <w:rPr>
              <w:noProof/>
              <w:webHidden/>
            </w:rPr>
            <w:instrText xml:space="preserve"> PAGEREF _Toc37231205 \h </w:instrText>
          </w:r>
          <w:r w:rsidR="00247298">
            <w:rPr>
              <w:noProof/>
              <w:webHidden/>
            </w:rPr>
          </w:r>
          <w:r w:rsidR="00247298">
            <w:rPr>
              <w:noProof/>
              <w:webHidden/>
            </w:rPr>
            <w:fldChar w:fldCharType="separate"/>
          </w:r>
          <w:r w:rsidR="00247298">
            <w:rPr>
              <w:noProof/>
              <w:webHidden/>
            </w:rPr>
            <w:t>4</w:t>
          </w:r>
          <w:r w:rsidR="00247298">
            <w:rPr>
              <w:noProof/>
              <w:webHidden/>
            </w:rPr>
            <w:fldChar w:fldCharType="end"/>
          </w:r>
          <w:r>
            <w:rPr>
              <w:noProof/>
            </w:rPr>
            <w:fldChar w:fldCharType="end"/>
          </w:r>
        </w:p>
        <w:p w14:paraId="0680163B" w14:textId="77777777" w:rsidR="00247298" w:rsidRDefault="006B125F" w:rsidP="00247298">
          <w:pPr>
            <w:pStyle w:val="TOC3"/>
            <w:tabs>
              <w:tab w:val="right" w:leader="dot" w:pos="8494"/>
            </w:tabs>
            <w:ind w:left="480"/>
            <w:rPr>
              <w:rFonts w:asciiTheme="minorHAnsi" w:eastAsiaTheme="minorEastAsia" w:hAnsiTheme="minorHAnsi" w:cstheme="minorBidi"/>
              <w:noProof/>
              <w:kern w:val="0"/>
              <w:sz w:val="22"/>
              <w:szCs w:val="22"/>
            </w:rPr>
          </w:pPr>
          <w:hyperlink w:anchor="_Toc37231206" w:history="1">
            <w:r w:rsidR="00247298" w:rsidRPr="004C38DA">
              <w:rPr>
                <w:rStyle w:val="Hyperlink"/>
                <w:noProof/>
              </w:rPr>
              <w:t>1.5. Unable to start sync during sleep</w:t>
            </w:r>
            <w:r w:rsidR="00247298">
              <w:rPr>
                <w:noProof/>
                <w:webHidden/>
              </w:rPr>
              <w:tab/>
            </w:r>
            <w:r w:rsidR="00247298">
              <w:rPr>
                <w:noProof/>
                <w:webHidden/>
              </w:rPr>
              <w:fldChar w:fldCharType="begin"/>
            </w:r>
            <w:r w:rsidR="00247298">
              <w:rPr>
                <w:noProof/>
                <w:webHidden/>
              </w:rPr>
              <w:instrText xml:space="preserve"> PAGEREF _Toc37231206 \h </w:instrText>
            </w:r>
            <w:r w:rsidR="00247298">
              <w:rPr>
                <w:noProof/>
                <w:webHidden/>
              </w:rPr>
            </w:r>
            <w:r w:rsidR="00247298">
              <w:rPr>
                <w:noProof/>
                <w:webHidden/>
              </w:rPr>
              <w:fldChar w:fldCharType="separate"/>
            </w:r>
            <w:r w:rsidR="00247298">
              <w:rPr>
                <w:noProof/>
                <w:webHidden/>
              </w:rPr>
              <w:t>4</w:t>
            </w:r>
            <w:r w:rsidR="00247298">
              <w:rPr>
                <w:noProof/>
                <w:webHidden/>
              </w:rPr>
              <w:fldChar w:fldCharType="end"/>
            </w:r>
          </w:hyperlink>
        </w:p>
        <w:p w14:paraId="7AE17979" w14:textId="77777777" w:rsidR="00247298" w:rsidRDefault="00567977" w:rsidP="00247298">
          <w:pPr>
            <w:pStyle w:val="TOC3"/>
            <w:tabs>
              <w:tab w:val="right" w:leader="dot" w:pos="8494"/>
            </w:tabs>
            <w:ind w:left="480"/>
            <w:rPr>
              <w:rFonts w:asciiTheme="minorHAnsi" w:eastAsiaTheme="minorEastAsia" w:hAnsiTheme="minorHAnsi" w:cstheme="minorBidi"/>
              <w:noProof/>
              <w:kern w:val="0"/>
              <w:sz w:val="22"/>
              <w:szCs w:val="22"/>
            </w:rPr>
          </w:pPr>
          <w:r>
            <w:fldChar w:fldCharType="begin"/>
          </w:r>
          <w:r>
            <w:instrText xml:space="preserve"> HYPERLINK \l "_Toc37231207" </w:instrText>
          </w:r>
          <w:r>
            <w:fldChar w:fldCharType="separate"/>
          </w:r>
          <w:r w:rsidR="00247298" w:rsidRPr="004C38DA">
            <w:rPr>
              <w:rStyle w:val="Hyperlink"/>
              <w:noProof/>
            </w:rPr>
            <w:t xml:space="preserve">1.6. </w:t>
          </w:r>
          <w:ins w:id="9" w:author="Ahmed" w:date="2020-05-06T14:24:00Z">
            <w:r w:rsidR="009E1927" w:rsidRPr="009E1927">
              <w:rPr>
                <w:rStyle w:val="Hyperlink"/>
                <w:noProof/>
              </w:rPr>
              <w:t>Unable to start sync on android 8.1 and later</w:t>
            </w:r>
          </w:ins>
          <w:del w:id="10" w:author="Ahmed" w:date="2020-05-06T14:24:00Z">
            <w:r w:rsidR="00247298" w:rsidRPr="004C38DA" w:rsidDel="009E1927">
              <w:rPr>
                <w:rStyle w:val="Hyperlink"/>
                <w:noProof/>
              </w:rPr>
              <w:delText>Unable to start sync android8.1 or higher</w:delText>
            </w:r>
          </w:del>
          <w:r w:rsidR="00247298">
            <w:rPr>
              <w:noProof/>
              <w:webHidden/>
            </w:rPr>
            <w:tab/>
          </w:r>
          <w:r w:rsidR="00247298">
            <w:rPr>
              <w:noProof/>
              <w:webHidden/>
            </w:rPr>
            <w:fldChar w:fldCharType="begin"/>
          </w:r>
          <w:r w:rsidR="00247298">
            <w:rPr>
              <w:noProof/>
              <w:webHidden/>
            </w:rPr>
            <w:instrText xml:space="preserve"> PAGEREF _Toc37231207 \h </w:instrText>
          </w:r>
          <w:r w:rsidR="00247298">
            <w:rPr>
              <w:noProof/>
              <w:webHidden/>
            </w:rPr>
          </w:r>
          <w:r w:rsidR="00247298">
            <w:rPr>
              <w:noProof/>
              <w:webHidden/>
            </w:rPr>
            <w:fldChar w:fldCharType="separate"/>
          </w:r>
          <w:r w:rsidR="00247298">
            <w:rPr>
              <w:noProof/>
              <w:webHidden/>
            </w:rPr>
            <w:t>6</w:t>
          </w:r>
          <w:r w:rsidR="00247298">
            <w:rPr>
              <w:noProof/>
              <w:webHidden/>
            </w:rPr>
            <w:fldChar w:fldCharType="end"/>
          </w:r>
          <w:r>
            <w:rPr>
              <w:noProof/>
            </w:rPr>
            <w:fldChar w:fldCharType="end"/>
          </w:r>
        </w:p>
        <w:p w14:paraId="36FDFEF5" w14:textId="77777777" w:rsidR="00247298" w:rsidRDefault="00567977" w:rsidP="00247298">
          <w:pPr>
            <w:pStyle w:val="TOC2"/>
            <w:tabs>
              <w:tab w:val="right" w:leader="dot" w:pos="8494"/>
            </w:tabs>
            <w:ind w:left="240"/>
            <w:rPr>
              <w:rFonts w:asciiTheme="minorHAnsi" w:eastAsiaTheme="minorEastAsia" w:hAnsiTheme="minorHAnsi" w:cstheme="minorBidi"/>
              <w:noProof/>
              <w:kern w:val="0"/>
              <w:sz w:val="22"/>
              <w:szCs w:val="22"/>
            </w:rPr>
          </w:pPr>
          <w:r>
            <w:fldChar w:fldCharType="begin"/>
          </w:r>
          <w:r>
            <w:instrText xml:space="preserve"> HYPERLINK \l "_Toc37231208" </w:instrText>
          </w:r>
          <w:r>
            <w:fldChar w:fldCharType="separate"/>
          </w:r>
          <w:r w:rsidR="00247298" w:rsidRPr="004C38DA">
            <w:rPr>
              <w:rStyle w:val="Hyperlink"/>
              <w:noProof/>
            </w:rPr>
            <w:t xml:space="preserve">1.7. </w:t>
          </w:r>
          <w:ins w:id="11" w:author="Ahmed" w:date="2020-05-06T14:26:00Z">
            <w:r w:rsidR="00BD6CE2" w:rsidRPr="00BD6CE2">
              <w:rPr>
                <w:rStyle w:val="Hyperlink"/>
                <w:noProof/>
              </w:rPr>
              <w:t>App cannot turn WiFi on and off on Android 10</w:t>
            </w:r>
          </w:ins>
          <w:del w:id="12" w:author="Ahmed" w:date="2020-05-06T14:26:00Z">
            <w:r w:rsidR="00247298" w:rsidRPr="004C38DA" w:rsidDel="00BD6CE2">
              <w:rPr>
                <w:rStyle w:val="Hyperlink"/>
                <w:noProof/>
              </w:rPr>
              <w:delText>Can't turn WiFi on and off on Android 10</w:delText>
            </w:r>
          </w:del>
          <w:r w:rsidR="00247298">
            <w:rPr>
              <w:noProof/>
              <w:webHidden/>
            </w:rPr>
            <w:tab/>
          </w:r>
          <w:r w:rsidR="00247298">
            <w:rPr>
              <w:noProof/>
              <w:webHidden/>
            </w:rPr>
            <w:fldChar w:fldCharType="begin"/>
          </w:r>
          <w:r w:rsidR="00247298">
            <w:rPr>
              <w:noProof/>
              <w:webHidden/>
            </w:rPr>
            <w:instrText xml:space="preserve"> PAGEREF _Toc37231208 \h </w:instrText>
          </w:r>
          <w:r w:rsidR="00247298">
            <w:rPr>
              <w:noProof/>
              <w:webHidden/>
            </w:rPr>
          </w:r>
          <w:r w:rsidR="00247298">
            <w:rPr>
              <w:noProof/>
              <w:webHidden/>
            </w:rPr>
            <w:fldChar w:fldCharType="separate"/>
          </w:r>
          <w:r w:rsidR="00247298">
            <w:rPr>
              <w:noProof/>
              <w:webHidden/>
            </w:rPr>
            <w:t>6</w:t>
          </w:r>
          <w:r w:rsidR="00247298">
            <w:rPr>
              <w:noProof/>
              <w:webHidden/>
            </w:rPr>
            <w:fldChar w:fldCharType="end"/>
          </w:r>
          <w:r>
            <w:rPr>
              <w:noProof/>
            </w:rPr>
            <w:fldChar w:fldCharType="end"/>
          </w:r>
        </w:p>
        <w:p w14:paraId="492ADB57" w14:textId="77777777" w:rsidR="00247298" w:rsidRDefault="006B125F" w:rsidP="00247298">
          <w:pPr>
            <w:pStyle w:val="TOC2"/>
            <w:tabs>
              <w:tab w:val="right" w:leader="dot" w:pos="8494"/>
            </w:tabs>
            <w:ind w:left="240"/>
            <w:rPr>
              <w:rFonts w:asciiTheme="minorHAnsi" w:eastAsiaTheme="minorEastAsia" w:hAnsiTheme="minorHAnsi" w:cstheme="minorBidi"/>
              <w:noProof/>
              <w:kern w:val="0"/>
              <w:sz w:val="22"/>
              <w:szCs w:val="22"/>
            </w:rPr>
          </w:pPr>
          <w:hyperlink w:anchor="_Toc37231209" w:history="1">
            <w:r w:rsidR="00247298" w:rsidRPr="004C38DA">
              <w:rPr>
                <w:rStyle w:val="Hyperlink"/>
                <w:noProof/>
              </w:rPr>
              <w:t>2.Archive</w:t>
            </w:r>
            <w:r w:rsidR="00247298">
              <w:rPr>
                <w:noProof/>
                <w:webHidden/>
              </w:rPr>
              <w:tab/>
            </w:r>
            <w:r w:rsidR="00247298">
              <w:rPr>
                <w:noProof/>
                <w:webHidden/>
              </w:rPr>
              <w:fldChar w:fldCharType="begin"/>
            </w:r>
            <w:r w:rsidR="00247298">
              <w:rPr>
                <w:noProof/>
                <w:webHidden/>
              </w:rPr>
              <w:instrText xml:space="preserve"> PAGEREF _Toc37231209 \h </w:instrText>
            </w:r>
            <w:r w:rsidR="00247298">
              <w:rPr>
                <w:noProof/>
                <w:webHidden/>
              </w:rPr>
            </w:r>
            <w:r w:rsidR="00247298">
              <w:rPr>
                <w:noProof/>
                <w:webHidden/>
              </w:rPr>
              <w:fldChar w:fldCharType="separate"/>
            </w:r>
            <w:r w:rsidR="00247298">
              <w:rPr>
                <w:noProof/>
                <w:webHidden/>
              </w:rPr>
              <w:t>7</w:t>
            </w:r>
            <w:r w:rsidR="00247298">
              <w:rPr>
                <w:noProof/>
                <w:webHidden/>
              </w:rPr>
              <w:fldChar w:fldCharType="end"/>
            </w:r>
          </w:hyperlink>
        </w:p>
        <w:p w14:paraId="0C2D6662" w14:textId="77777777" w:rsidR="00247298" w:rsidRDefault="00567977" w:rsidP="00247298">
          <w:pPr>
            <w:pStyle w:val="TOC3"/>
            <w:tabs>
              <w:tab w:val="right" w:leader="dot" w:pos="8494"/>
            </w:tabs>
            <w:ind w:left="480"/>
            <w:rPr>
              <w:rFonts w:asciiTheme="minorHAnsi" w:eastAsiaTheme="minorEastAsia" w:hAnsiTheme="minorHAnsi" w:cstheme="minorBidi"/>
              <w:noProof/>
              <w:kern w:val="0"/>
              <w:sz w:val="22"/>
              <w:szCs w:val="22"/>
            </w:rPr>
          </w:pPr>
          <w:r>
            <w:fldChar w:fldCharType="begin"/>
          </w:r>
          <w:r>
            <w:instrText xml:space="preserve"> HYPERLINK \l "_Toc37231210" </w:instrText>
          </w:r>
          <w:r>
            <w:fldChar w:fldCharType="separate"/>
          </w:r>
          <w:r w:rsidR="00247298" w:rsidRPr="004C38DA">
            <w:rPr>
              <w:rStyle w:val="Hyperlink"/>
              <w:noProof/>
            </w:rPr>
            <w:t xml:space="preserve">2.1. How to store photos and videos in </w:t>
          </w:r>
          <w:del w:id="13" w:author="Ahmed" w:date="2020-05-06T14:28:00Z">
            <w:r w:rsidR="00247298" w:rsidRPr="004C38DA" w:rsidDel="002F6CDF">
              <w:rPr>
                <w:rStyle w:val="Hyperlink"/>
                <w:noProof/>
              </w:rPr>
              <w:delText xml:space="preserve">the </w:delText>
            </w:r>
          </w:del>
          <w:ins w:id="14" w:author="Ahmed" w:date="2020-05-06T14:28:00Z">
            <w:r w:rsidR="002F6CDF">
              <w:rPr>
                <w:rStyle w:val="Hyperlink"/>
                <w:noProof/>
              </w:rPr>
              <w:t>a</w:t>
            </w:r>
            <w:r w:rsidR="002F6CDF" w:rsidRPr="004C38DA">
              <w:rPr>
                <w:rStyle w:val="Hyperlink"/>
                <w:noProof/>
              </w:rPr>
              <w:t xml:space="preserve"> </w:t>
            </w:r>
          </w:ins>
          <w:r w:rsidR="00247298" w:rsidRPr="004C38DA">
            <w:rPr>
              <w:rStyle w:val="Hyperlink"/>
              <w:noProof/>
            </w:rPr>
            <w:t>shooting year / month folder</w:t>
          </w:r>
          <w:r w:rsidR="00247298">
            <w:rPr>
              <w:noProof/>
              <w:webHidden/>
            </w:rPr>
            <w:tab/>
          </w:r>
          <w:r w:rsidR="00247298">
            <w:rPr>
              <w:noProof/>
              <w:webHidden/>
            </w:rPr>
            <w:fldChar w:fldCharType="begin"/>
          </w:r>
          <w:r w:rsidR="00247298">
            <w:rPr>
              <w:noProof/>
              <w:webHidden/>
            </w:rPr>
            <w:instrText xml:space="preserve"> PAGEREF _Toc37231210 \h </w:instrText>
          </w:r>
          <w:r w:rsidR="00247298">
            <w:rPr>
              <w:noProof/>
              <w:webHidden/>
            </w:rPr>
          </w:r>
          <w:r w:rsidR="00247298">
            <w:rPr>
              <w:noProof/>
              <w:webHidden/>
            </w:rPr>
            <w:fldChar w:fldCharType="separate"/>
          </w:r>
          <w:r w:rsidR="00247298">
            <w:rPr>
              <w:noProof/>
              <w:webHidden/>
            </w:rPr>
            <w:t>7</w:t>
          </w:r>
          <w:r w:rsidR="00247298">
            <w:rPr>
              <w:noProof/>
              <w:webHidden/>
            </w:rPr>
            <w:fldChar w:fldCharType="end"/>
          </w:r>
          <w:r>
            <w:rPr>
              <w:noProof/>
            </w:rPr>
            <w:fldChar w:fldCharType="end"/>
          </w:r>
        </w:p>
        <w:p w14:paraId="44BD85E8" w14:textId="77777777" w:rsidR="00247298" w:rsidRDefault="00567977" w:rsidP="00247298">
          <w:pPr>
            <w:pStyle w:val="TOC2"/>
            <w:tabs>
              <w:tab w:val="right" w:leader="dot" w:pos="8494"/>
            </w:tabs>
            <w:ind w:left="240"/>
            <w:rPr>
              <w:rFonts w:asciiTheme="minorHAnsi" w:eastAsiaTheme="minorEastAsia" w:hAnsiTheme="minorHAnsi" w:cstheme="minorBidi"/>
              <w:noProof/>
              <w:kern w:val="0"/>
              <w:sz w:val="22"/>
              <w:szCs w:val="22"/>
            </w:rPr>
          </w:pPr>
          <w:r>
            <w:fldChar w:fldCharType="begin"/>
          </w:r>
          <w:r>
            <w:instrText xml:space="preserve"> HYPERLINK \l "_Toc37231211" </w:instrText>
          </w:r>
          <w:r>
            <w:fldChar w:fldCharType="separate"/>
          </w:r>
          <w:r w:rsidR="00247298" w:rsidRPr="004C38DA">
            <w:rPr>
              <w:rStyle w:val="Hyperlink"/>
              <w:noProof/>
            </w:rPr>
            <w:t xml:space="preserve">3. </w:t>
          </w:r>
          <w:del w:id="15" w:author="Ahmed" w:date="2020-05-06T14:34:00Z">
            <w:r w:rsidR="00247298" w:rsidRPr="004C38DA" w:rsidDel="00BA669D">
              <w:rPr>
                <w:rStyle w:val="Hyperlink"/>
                <w:noProof/>
              </w:rPr>
              <w:delText xml:space="preserve">Cooperation </w:delText>
            </w:r>
          </w:del>
          <w:ins w:id="16" w:author="Ahmed" w:date="2020-05-06T14:34:00Z">
            <w:r w:rsidR="00BA669D">
              <w:rPr>
                <w:rStyle w:val="Hyperlink"/>
                <w:noProof/>
              </w:rPr>
              <w:t>Connexion</w:t>
            </w:r>
            <w:r w:rsidR="00BA669D" w:rsidRPr="004C38DA">
              <w:rPr>
                <w:rStyle w:val="Hyperlink"/>
                <w:noProof/>
              </w:rPr>
              <w:t xml:space="preserve"> </w:t>
            </w:r>
          </w:ins>
          <w:r w:rsidR="00247298" w:rsidRPr="004C38DA">
            <w:rPr>
              <w:rStyle w:val="Hyperlink"/>
              <w:noProof/>
            </w:rPr>
            <w:t>with external applications</w:t>
          </w:r>
          <w:r w:rsidR="00247298">
            <w:rPr>
              <w:noProof/>
              <w:webHidden/>
            </w:rPr>
            <w:tab/>
          </w:r>
          <w:r w:rsidR="00247298">
            <w:rPr>
              <w:noProof/>
              <w:webHidden/>
            </w:rPr>
            <w:fldChar w:fldCharType="begin"/>
          </w:r>
          <w:r w:rsidR="00247298">
            <w:rPr>
              <w:noProof/>
              <w:webHidden/>
            </w:rPr>
            <w:instrText xml:space="preserve"> PAGEREF _Toc37231211 \h </w:instrText>
          </w:r>
          <w:r w:rsidR="00247298">
            <w:rPr>
              <w:noProof/>
              <w:webHidden/>
            </w:rPr>
          </w:r>
          <w:r w:rsidR="00247298">
            <w:rPr>
              <w:noProof/>
              <w:webHidden/>
            </w:rPr>
            <w:fldChar w:fldCharType="separate"/>
          </w:r>
          <w:r w:rsidR="00247298">
            <w:rPr>
              <w:noProof/>
              <w:webHidden/>
            </w:rPr>
            <w:t>8</w:t>
          </w:r>
          <w:r w:rsidR="00247298">
            <w:rPr>
              <w:noProof/>
              <w:webHidden/>
            </w:rPr>
            <w:fldChar w:fldCharType="end"/>
          </w:r>
          <w:r>
            <w:rPr>
              <w:noProof/>
            </w:rPr>
            <w:fldChar w:fldCharType="end"/>
          </w:r>
        </w:p>
        <w:p w14:paraId="35C6F9FC" w14:textId="77777777" w:rsidR="00247298" w:rsidRDefault="006B125F" w:rsidP="00247298">
          <w:pPr>
            <w:pStyle w:val="TOC3"/>
            <w:tabs>
              <w:tab w:val="right" w:leader="dot" w:pos="8494"/>
            </w:tabs>
            <w:ind w:left="480"/>
            <w:rPr>
              <w:rFonts w:asciiTheme="minorHAnsi" w:eastAsiaTheme="minorEastAsia" w:hAnsiTheme="minorHAnsi" w:cstheme="minorBidi"/>
              <w:noProof/>
              <w:kern w:val="0"/>
              <w:sz w:val="22"/>
              <w:szCs w:val="22"/>
            </w:rPr>
          </w:pPr>
          <w:hyperlink w:anchor="_Toc37231212" w:history="1">
            <w:r w:rsidR="00247298" w:rsidRPr="004C38DA">
              <w:rPr>
                <w:rStyle w:val="Hyperlink"/>
                <w:noProof/>
              </w:rPr>
              <w:t>3.1. How do I synchronize from an external application?</w:t>
            </w:r>
            <w:r w:rsidR="00247298">
              <w:rPr>
                <w:noProof/>
                <w:webHidden/>
              </w:rPr>
              <w:tab/>
            </w:r>
            <w:r w:rsidR="00247298">
              <w:rPr>
                <w:noProof/>
                <w:webHidden/>
              </w:rPr>
              <w:fldChar w:fldCharType="begin"/>
            </w:r>
            <w:r w:rsidR="00247298">
              <w:rPr>
                <w:noProof/>
                <w:webHidden/>
              </w:rPr>
              <w:instrText xml:space="preserve"> PAGEREF _Toc37231212 \h </w:instrText>
            </w:r>
            <w:r w:rsidR="00247298">
              <w:rPr>
                <w:noProof/>
                <w:webHidden/>
              </w:rPr>
            </w:r>
            <w:r w:rsidR="00247298">
              <w:rPr>
                <w:noProof/>
                <w:webHidden/>
              </w:rPr>
              <w:fldChar w:fldCharType="separate"/>
            </w:r>
            <w:r w:rsidR="00247298">
              <w:rPr>
                <w:noProof/>
                <w:webHidden/>
              </w:rPr>
              <w:t>8</w:t>
            </w:r>
            <w:r w:rsidR="00247298">
              <w:rPr>
                <w:noProof/>
                <w:webHidden/>
              </w:rPr>
              <w:fldChar w:fldCharType="end"/>
            </w:r>
          </w:hyperlink>
        </w:p>
        <w:p w14:paraId="2D71172F" w14:textId="77777777" w:rsidR="00247298" w:rsidRDefault="006B125F">
          <w:pPr>
            <w:pStyle w:val="TOC4"/>
            <w:tabs>
              <w:tab w:val="right" w:leader="dot" w:pos="8494"/>
            </w:tabs>
            <w:rPr>
              <w:rFonts w:asciiTheme="minorHAnsi" w:eastAsiaTheme="minorEastAsia" w:hAnsiTheme="minorHAnsi" w:cstheme="minorBidi"/>
              <w:noProof/>
              <w:kern w:val="0"/>
              <w:sz w:val="22"/>
              <w:szCs w:val="22"/>
            </w:rPr>
          </w:pPr>
          <w:hyperlink w:anchor="_Toc37231213" w:history="1">
            <w:r w:rsidR="00247298" w:rsidRPr="004C38DA">
              <w:rPr>
                <w:rStyle w:val="Hyperlink"/>
                <w:noProof/>
              </w:rPr>
              <w:t>3.1.1.Tasker example</w:t>
            </w:r>
            <w:r w:rsidR="00247298">
              <w:rPr>
                <w:noProof/>
                <w:webHidden/>
              </w:rPr>
              <w:tab/>
            </w:r>
            <w:r w:rsidR="00247298">
              <w:rPr>
                <w:noProof/>
                <w:webHidden/>
              </w:rPr>
              <w:fldChar w:fldCharType="begin"/>
            </w:r>
            <w:r w:rsidR="00247298">
              <w:rPr>
                <w:noProof/>
                <w:webHidden/>
              </w:rPr>
              <w:instrText xml:space="preserve"> PAGEREF _Toc37231213 \h </w:instrText>
            </w:r>
            <w:r w:rsidR="00247298">
              <w:rPr>
                <w:noProof/>
                <w:webHidden/>
              </w:rPr>
            </w:r>
            <w:r w:rsidR="00247298">
              <w:rPr>
                <w:noProof/>
                <w:webHidden/>
              </w:rPr>
              <w:fldChar w:fldCharType="separate"/>
            </w:r>
            <w:r w:rsidR="00247298">
              <w:rPr>
                <w:noProof/>
                <w:webHidden/>
              </w:rPr>
              <w:t>8</w:t>
            </w:r>
            <w:r w:rsidR="00247298">
              <w:rPr>
                <w:noProof/>
                <w:webHidden/>
              </w:rPr>
              <w:fldChar w:fldCharType="end"/>
            </w:r>
          </w:hyperlink>
        </w:p>
        <w:p w14:paraId="6693295C" w14:textId="77777777" w:rsidR="00247298" w:rsidRDefault="006B125F">
          <w:pPr>
            <w:pStyle w:val="TOC4"/>
            <w:tabs>
              <w:tab w:val="right" w:leader="dot" w:pos="8494"/>
            </w:tabs>
            <w:rPr>
              <w:rFonts w:asciiTheme="minorHAnsi" w:eastAsiaTheme="minorEastAsia" w:hAnsiTheme="minorHAnsi" w:cstheme="minorBidi"/>
              <w:noProof/>
              <w:kern w:val="0"/>
              <w:sz w:val="22"/>
              <w:szCs w:val="22"/>
            </w:rPr>
          </w:pPr>
          <w:hyperlink w:anchor="_Toc37231214" w:history="1">
            <w:r w:rsidR="00247298" w:rsidRPr="004C38DA">
              <w:rPr>
                <w:rStyle w:val="Hyperlink"/>
                <w:noProof/>
              </w:rPr>
              <w:t>3.1.2.AutoMagic Example</w:t>
            </w:r>
            <w:r w:rsidR="00247298">
              <w:rPr>
                <w:noProof/>
                <w:webHidden/>
              </w:rPr>
              <w:tab/>
            </w:r>
            <w:r w:rsidR="00247298">
              <w:rPr>
                <w:noProof/>
                <w:webHidden/>
              </w:rPr>
              <w:fldChar w:fldCharType="begin"/>
            </w:r>
            <w:r w:rsidR="00247298">
              <w:rPr>
                <w:noProof/>
                <w:webHidden/>
              </w:rPr>
              <w:instrText xml:space="preserve"> PAGEREF _Toc37231214 \h </w:instrText>
            </w:r>
            <w:r w:rsidR="00247298">
              <w:rPr>
                <w:noProof/>
                <w:webHidden/>
              </w:rPr>
            </w:r>
            <w:r w:rsidR="00247298">
              <w:rPr>
                <w:noProof/>
                <w:webHidden/>
              </w:rPr>
              <w:fldChar w:fldCharType="separate"/>
            </w:r>
            <w:r w:rsidR="00247298">
              <w:rPr>
                <w:noProof/>
                <w:webHidden/>
              </w:rPr>
              <w:t>9</w:t>
            </w:r>
            <w:r w:rsidR="00247298">
              <w:rPr>
                <w:noProof/>
                <w:webHidden/>
              </w:rPr>
              <w:fldChar w:fldCharType="end"/>
            </w:r>
          </w:hyperlink>
        </w:p>
        <w:p w14:paraId="36A68C9C" w14:textId="77777777" w:rsidR="00247298" w:rsidRDefault="006B125F" w:rsidP="00247298">
          <w:pPr>
            <w:pStyle w:val="TOC2"/>
            <w:tabs>
              <w:tab w:val="right" w:leader="dot" w:pos="8494"/>
            </w:tabs>
            <w:ind w:left="240"/>
            <w:rPr>
              <w:rFonts w:asciiTheme="minorHAnsi" w:eastAsiaTheme="minorEastAsia" w:hAnsiTheme="minorHAnsi" w:cstheme="minorBidi"/>
              <w:noProof/>
              <w:kern w:val="0"/>
              <w:sz w:val="22"/>
              <w:szCs w:val="22"/>
            </w:rPr>
          </w:pPr>
          <w:hyperlink w:anchor="_Toc37231215" w:history="1">
            <w:r w:rsidR="00247298" w:rsidRPr="004C38DA">
              <w:rPr>
                <w:rStyle w:val="Hyperlink"/>
                <w:noProof/>
              </w:rPr>
              <w:t>4.SDCARD/USB</w:t>
            </w:r>
            <w:r w:rsidR="00247298">
              <w:rPr>
                <w:noProof/>
                <w:webHidden/>
              </w:rPr>
              <w:tab/>
            </w:r>
            <w:r w:rsidR="00247298">
              <w:rPr>
                <w:noProof/>
                <w:webHidden/>
              </w:rPr>
              <w:fldChar w:fldCharType="begin"/>
            </w:r>
            <w:r w:rsidR="00247298">
              <w:rPr>
                <w:noProof/>
                <w:webHidden/>
              </w:rPr>
              <w:instrText xml:space="preserve"> PAGEREF _Toc37231215 \h </w:instrText>
            </w:r>
            <w:r w:rsidR="00247298">
              <w:rPr>
                <w:noProof/>
                <w:webHidden/>
              </w:rPr>
            </w:r>
            <w:r w:rsidR="00247298">
              <w:rPr>
                <w:noProof/>
                <w:webHidden/>
              </w:rPr>
              <w:fldChar w:fldCharType="separate"/>
            </w:r>
            <w:r w:rsidR="00247298">
              <w:rPr>
                <w:noProof/>
                <w:webHidden/>
              </w:rPr>
              <w:t>10</w:t>
            </w:r>
            <w:r w:rsidR="00247298">
              <w:rPr>
                <w:noProof/>
                <w:webHidden/>
              </w:rPr>
              <w:fldChar w:fldCharType="end"/>
            </w:r>
          </w:hyperlink>
        </w:p>
        <w:p w14:paraId="2E6CFC83" w14:textId="77777777" w:rsidR="00247298" w:rsidRDefault="00567977" w:rsidP="00247298">
          <w:pPr>
            <w:pStyle w:val="TOC3"/>
            <w:tabs>
              <w:tab w:val="right" w:leader="dot" w:pos="8494"/>
            </w:tabs>
            <w:ind w:left="480"/>
            <w:rPr>
              <w:rFonts w:asciiTheme="minorHAnsi" w:eastAsiaTheme="minorEastAsia" w:hAnsiTheme="minorHAnsi" w:cstheme="minorBidi"/>
              <w:noProof/>
              <w:kern w:val="0"/>
              <w:sz w:val="22"/>
              <w:szCs w:val="22"/>
            </w:rPr>
          </w:pPr>
          <w:r>
            <w:fldChar w:fldCharType="begin"/>
          </w:r>
          <w:r>
            <w:instrText xml:space="preserve"> HYPERLINK \l "_Toc37231216" </w:instrText>
          </w:r>
          <w:r>
            <w:fldChar w:fldCharType="separate"/>
          </w:r>
          <w:r w:rsidR="00247298" w:rsidRPr="004C38DA">
            <w:rPr>
              <w:rStyle w:val="Hyperlink"/>
              <w:noProof/>
            </w:rPr>
            <w:t xml:space="preserve">4.1. </w:t>
          </w:r>
          <w:del w:id="17" w:author="Ahmed" w:date="2020-05-06T14:35:00Z">
            <w:r w:rsidR="00247298" w:rsidRPr="004C38DA" w:rsidDel="00BA669D">
              <w:rPr>
                <w:rStyle w:val="Hyperlink"/>
                <w:noProof/>
              </w:rPr>
              <w:delText>Application</w:delText>
            </w:r>
          </w:del>
          <w:del w:id="18" w:author="Ahmed" w:date="2020-05-06T14:34:00Z">
            <w:r w:rsidR="00247298" w:rsidRPr="004C38DA" w:rsidDel="00BA669D">
              <w:rPr>
                <w:rStyle w:val="Hyperlink"/>
                <w:noProof/>
              </w:rPr>
              <w:delText>s</w:delText>
            </w:r>
          </w:del>
          <w:ins w:id="19" w:author="Ahmed" w:date="2020-05-06T14:35:00Z">
            <w:r w:rsidR="00BA669D">
              <w:rPr>
                <w:rStyle w:val="Hyperlink"/>
                <w:noProof/>
              </w:rPr>
              <w:t>SMBSync2</w:t>
            </w:r>
          </w:ins>
          <w:r w:rsidR="00247298" w:rsidRPr="004C38DA">
            <w:rPr>
              <w:rStyle w:val="Hyperlink"/>
              <w:noProof/>
            </w:rPr>
            <w:t xml:space="preserve"> do</w:t>
          </w:r>
          <w:ins w:id="20" w:author="Ahmed" w:date="2020-05-06T14:35:00Z">
            <w:r w:rsidR="00BA669D">
              <w:rPr>
                <w:rStyle w:val="Hyperlink"/>
                <w:noProof/>
              </w:rPr>
              <w:t>es</w:t>
            </w:r>
          </w:ins>
          <w:r w:rsidR="00247298" w:rsidRPr="004C38DA">
            <w:rPr>
              <w:rStyle w:val="Hyperlink"/>
              <w:noProof/>
            </w:rPr>
            <w:t xml:space="preserve"> not recognize </w:t>
          </w:r>
          <w:ins w:id="21" w:author="Ahmed" w:date="2020-05-06T14:34:00Z">
            <w:r w:rsidR="00BA669D">
              <w:rPr>
                <w:rStyle w:val="Hyperlink"/>
                <w:noProof/>
              </w:rPr>
              <w:t xml:space="preserve">the </w:t>
            </w:r>
          </w:ins>
          <w:r w:rsidR="00247298" w:rsidRPr="004C38DA">
            <w:rPr>
              <w:rStyle w:val="Hyperlink"/>
              <w:noProof/>
            </w:rPr>
            <w:t>SDCARD or USB media</w:t>
          </w:r>
          <w:r w:rsidR="00247298">
            <w:rPr>
              <w:noProof/>
              <w:webHidden/>
            </w:rPr>
            <w:tab/>
          </w:r>
          <w:r w:rsidR="00247298">
            <w:rPr>
              <w:noProof/>
              <w:webHidden/>
            </w:rPr>
            <w:fldChar w:fldCharType="begin"/>
          </w:r>
          <w:r w:rsidR="00247298">
            <w:rPr>
              <w:noProof/>
              <w:webHidden/>
            </w:rPr>
            <w:instrText xml:space="preserve"> PAGEREF _Toc37231216 \h </w:instrText>
          </w:r>
          <w:r w:rsidR="00247298">
            <w:rPr>
              <w:noProof/>
              <w:webHidden/>
            </w:rPr>
          </w:r>
          <w:r w:rsidR="00247298">
            <w:rPr>
              <w:noProof/>
              <w:webHidden/>
            </w:rPr>
            <w:fldChar w:fldCharType="separate"/>
          </w:r>
          <w:r w:rsidR="00247298">
            <w:rPr>
              <w:noProof/>
              <w:webHidden/>
            </w:rPr>
            <w:t>10</w:t>
          </w:r>
          <w:r w:rsidR="00247298">
            <w:rPr>
              <w:noProof/>
              <w:webHidden/>
            </w:rPr>
            <w:fldChar w:fldCharType="end"/>
          </w:r>
          <w:r>
            <w:rPr>
              <w:noProof/>
            </w:rPr>
            <w:fldChar w:fldCharType="end"/>
          </w:r>
        </w:p>
        <w:p w14:paraId="261FFE24" w14:textId="77777777" w:rsidR="00247298" w:rsidRDefault="00567977" w:rsidP="00247298">
          <w:pPr>
            <w:pStyle w:val="TOC2"/>
            <w:tabs>
              <w:tab w:val="right" w:leader="dot" w:pos="8494"/>
            </w:tabs>
            <w:ind w:left="240"/>
            <w:rPr>
              <w:rFonts w:asciiTheme="minorHAnsi" w:eastAsiaTheme="minorEastAsia" w:hAnsiTheme="minorHAnsi" w:cstheme="minorBidi"/>
              <w:noProof/>
              <w:kern w:val="0"/>
              <w:sz w:val="22"/>
              <w:szCs w:val="22"/>
            </w:rPr>
          </w:pPr>
          <w:r>
            <w:fldChar w:fldCharType="begin"/>
          </w:r>
          <w:r>
            <w:instrText xml:space="preserve"> HYPERLINK \l "_Toc37231217" </w:instrText>
          </w:r>
          <w:r>
            <w:fldChar w:fldCharType="separate"/>
          </w:r>
          <w:r w:rsidR="00247298" w:rsidRPr="004C38DA">
            <w:rPr>
              <w:rStyle w:val="Hyperlink"/>
              <w:noProof/>
            </w:rPr>
            <w:t>5. Network related</w:t>
          </w:r>
          <w:ins w:id="22" w:author="Ahmed" w:date="2020-05-06T14:42:00Z">
            <w:r w:rsidR="003F2CC1">
              <w:rPr>
                <w:rStyle w:val="Hyperlink"/>
                <w:noProof/>
              </w:rPr>
              <w:t xml:space="preserve"> issues</w:t>
            </w:r>
          </w:ins>
          <w:r w:rsidR="00247298">
            <w:rPr>
              <w:noProof/>
              <w:webHidden/>
            </w:rPr>
            <w:tab/>
          </w:r>
          <w:r w:rsidR="00247298">
            <w:rPr>
              <w:noProof/>
              <w:webHidden/>
            </w:rPr>
            <w:fldChar w:fldCharType="begin"/>
          </w:r>
          <w:r w:rsidR="00247298">
            <w:rPr>
              <w:noProof/>
              <w:webHidden/>
            </w:rPr>
            <w:instrText xml:space="preserve"> PAGEREF _Toc37231217 \h </w:instrText>
          </w:r>
          <w:r w:rsidR="00247298">
            <w:rPr>
              <w:noProof/>
              <w:webHidden/>
            </w:rPr>
          </w:r>
          <w:r w:rsidR="00247298">
            <w:rPr>
              <w:noProof/>
              <w:webHidden/>
            </w:rPr>
            <w:fldChar w:fldCharType="separate"/>
          </w:r>
          <w:r w:rsidR="00247298">
            <w:rPr>
              <w:noProof/>
              <w:webHidden/>
            </w:rPr>
            <w:t>11</w:t>
          </w:r>
          <w:r w:rsidR="00247298">
            <w:rPr>
              <w:noProof/>
              <w:webHidden/>
            </w:rPr>
            <w:fldChar w:fldCharType="end"/>
          </w:r>
          <w:r>
            <w:rPr>
              <w:noProof/>
            </w:rPr>
            <w:fldChar w:fldCharType="end"/>
          </w:r>
        </w:p>
        <w:p w14:paraId="346568AC" w14:textId="77777777" w:rsidR="00247298" w:rsidRDefault="00567977" w:rsidP="00247298">
          <w:pPr>
            <w:pStyle w:val="TOC3"/>
            <w:tabs>
              <w:tab w:val="right" w:leader="dot" w:pos="8494"/>
            </w:tabs>
            <w:ind w:left="480"/>
            <w:rPr>
              <w:rFonts w:asciiTheme="minorHAnsi" w:eastAsiaTheme="minorEastAsia" w:hAnsiTheme="minorHAnsi" w:cstheme="minorBidi"/>
              <w:noProof/>
              <w:kern w:val="0"/>
              <w:sz w:val="22"/>
              <w:szCs w:val="22"/>
            </w:rPr>
          </w:pPr>
          <w:r>
            <w:fldChar w:fldCharType="begin"/>
          </w:r>
          <w:r>
            <w:instrText xml:space="preserve"> HYPERLINK \l "_Toc37231218" </w:instrText>
          </w:r>
          <w:r>
            <w:fldChar w:fldCharType="separate"/>
          </w:r>
          <w:r w:rsidR="00247298" w:rsidRPr="004C38DA">
            <w:rPr>
              <w:rStyle w:val="Hyperlink"/>
              <w:noProof/>
            </w:rPr>
            <w:t xml:space="preserve">5.1. Unable to connect to SMB server with </w:t>
          </w:r>
          <w:ins w:id="23" w:author="Ahmed" w:date="2020-05-06T14:41:00Z">
            <w:r w:rsidR="003F2CC1">
              <w:rPr>
                <w:rStyle w:val="Hyperlink"/>
                <w:noProof/>
              </w:rPr>
              <w:t xml:space="preserve">a </w:t>
            </w:r>
          </w:ins>
          <w:r w:rsidR="00247298" w:rsidRPr="004C38DA">
            <w:rPr>
              <w:rStyle w:val="Hyperlink"/>
              <w:noProof/>
            </w:rPr>
            <w:t>hostname</w:t>
          </w:r>
          <w:r w:rsidR="00247298">
            <w:rPr>
              <w:noProof/>
              <w:webHidden/>
            </w:rPr>
            <w:tab/>
          </w:r>
          <w:r w:rsidR="00247298">
            <w:rPr>
              <w:noProof/>
              <w:webHidden/>
            </w:rPr>
            <w:fldChar w:fldCharType="begin"/>
          </w:r>
          <w:r w:rsidR="00247298">
            <w:rPr>
              <w:noProof/>
              <w:webHidden/>
            </w:rPr>
            <w:instrText xml:space="preserve"> PAGEREF _Toc37231218 \h </w:instrText>
          </w:r>
          <w:r w:rsidR="00247298">
            <w:rPr>
              <w:noProof/>
              <w:webHidden/>
            </w:rPr>
          </w:r>
          <w:r w:rsidR="00247298">
            <w:rPr>
              <w:noProof/>
              <w:webHidden/>
            </w:rPr>
            <w:fldChar w:fldCharType="separate"/>
          </w:r>
          <w:r w:rsidR="00247298">
            <w:rPr>
              <w:noProof/>
              <w:webHidden/>
            </w:rPr>
            <w:t>11</w:t>
          </w:r>
          <w:r w:rsidR="00247298">
            <w:rPr>
              <w:noProof/>
              <w:webHidden/>
            </w:rPr>
            <w:fldChar w:fldCharType="end"/>
          </w:r>
          <w:r>
            <w:rPr>
              <w:noProof/>
            </w:rPr>
            <w:fldChar w:fldCharType="end"/>
          </w:r>
        </w:p>
        <w:p w14:paraId="316D4DCD" w14:textId="77777777" w:rsidR="00247298" w:rsidRDefault="00567977" w:rsidP="00247298">
          <w:pPr>
            <w:pStyle w:val="TOC2"/>
            <w:tabs>
              <w:tab w:val="right" w:leader="dot" w:pos="8494"/>
            </w:tabs>
            <w:ind w:left="240"/>
            <w:rPr>
              <w:rFonts w:asciiTheme="minorHAnsi" w:eastAsiaTheme="minorEastAsia" w:hAnsiTheme="minorHAnsi" w:cstheme="minorBidi"/>
              <w:noProof/>
              <w:kern w:val="0"/>
              <w:sz w:val="22"/>
              <w:szCs w:val="22"/>
            </w:rPr>
          </w:pPr>
          <w:r>
            <w:fldChar w:fldCharType="begin"/>
          </w:r>
          <w:r>
            <w:instrText xml:space="preserve"> HYPERLINK \l "_Toc37231219" </w:instrText>
          </w:r>
          <w:r>
            <w:fldChar w:fldCharType="separate"/>
          </w:r>
          <w:r w:rsidR="00247298" w:rsidRPr="004C38DA">
            <w:rPr>
              <w:rStyle w:val="Hyperlink"/>
              <w:noProof/>
            </w:rPr>
            <w:t>6. System setting</w:t>
          </w:r>
          <w:ins w:id="24" w:author="Ahmed" w:date="2020-05-06T14:41:00Z">
            <w:r w:rsidR="003F2CC1">
              <w:rPr>
                <w:rStyle w:val="Hyperlink"/>
                <w:noProof/>
              </w:rPr>
              <w:t>s</w:t>
            </w:r>
          </w:ins>
          <w:r w:rsidR="00247298" w:rsidRPr="004C38DA">
            <w:rPr>
              <w:rStyle w:val="Hyperlink"/>
              <w:noProof/>
            </w:rPr>
            <w:t xml:space="preserve"> related</w:t>
          </w:r>
          <w:ins w:id="25" w:author="Ahmed" w:date="2020-05-06T14:41:00Z">
            <w:r w:rsidR="003F2CC1">
              <w:rPr>
                <w:rStyle w:val="Hyperlink"/>
                <w:noProof/>
              </w:rPr>
              <w:t xml:space="preserve"> </w:t>
            </w:r>
          </w:ins>
          <w:ins w:id="26" w:author="Ahmed" w:date="2020-05-06T14:42:00Z">
            <w:r w:rsidR="003F2CC1">
              <w:rPr>
                <w:rStyle w:val="Hyperlink"/>
                <w:noProof/>
              </w:rPr>
              <w:t>issues</w:t>
            </w:r>
          </w:ins>
          <w:r w:rsidR="00247298">
            <w:rPr>
              <w:noProof/>
              <w:webHidden/>
            </w:rPr>
            <w:tab/>
          </w:r>
          <w:r w:rsidR="00247298">
            <w:rPr>
              <w:noProof/>
              <w:webHidden/>
            </w:rPr>
            <w:fldChar w:fldCharType="begin"/>
          </w:r>
          <w:r w:rsidR="00247298">
            <w:rPr>
              <w:noProof/>
              <w:webHidden/>
            </w:rPr>
            <w:instrText xml:space="preserve"> PAGEREF _Toc37231219 \h </w:instrText>
          </w:r>
          <w:r w:rsidR="00247298">
            <w:rPr>
              <w:noProof/>
              <w:webHidden/>
            </w:rPr>
          </w:r>
          <w:r w:rsidR="00247298">
            <w:rPr>
              <w:noProof/>
              <w:webHidden/>
            </w:rPr>
            <w:fldChar w:fldCharType="separate"/>
          </w:r>
          <w:r w:rsidR="00247298">
            <w:rPr>
              <w:noProof/>
              <w:webHidden/>
            </w:rPr>
            <w:t>12</w:t>
          </w:r>
          <w:r w:rsidR="00247298">
            <w:rPr>
              <w:noProof/>
              <w:webHidden/>
            </w:rPr>
            <w:fldChar w:fldCharType="end"/>
          </w:r>
          <w:r>
            <w:rPr>
              <w:noProof/>
            </w:rPr>
            <w:fldChar w:fldCharType="end"/>
          </w:r>
        </w:p>
        <w:p w14:paraId="494E779B" w14:textId="77777777" w:rsidR="00247298" w:rsidRDefault="00567977" w:rsidP="00247298">
          <w:pPr>
            <w:pStyle w:val="TOC3"/>
            <w:tabs>
              <w:tab w:val="right" w:leader="dot" w:pos="8494"/>
            </w:tabs>
            <w:ind w:left="480"/>
            <w:rPr>
              <w:rFonts w:asciiTheme="minorHAnsi" w:eastAsiaTheme="minorEastAsia" w:hAnsiTheme="minorHAnsi" w:cstheme="minorBidi"/>
              <w:noProof/>
              <w:kern w:val="0"/>
              <w:sz w:val="22"/>
              <w:szCs w:val="22"/>
            </w:rPr>
          </w:pPr>
          <w:r>
            <w:fldChar w:fldCharType="begin"/>
          </w:r>
          <w:r>
            <w:instrText xml:space="preserve"> HYPERLINK \l "_Toc37231220" </w:instrText>
          </w:r>
          <w:r>
            <w:fldChar w:fldCharType="separate"/>
          </w:r>
          <w:r w:rsidR="00247298" w:rsidRPr="004C38DA">
            <w:rPr>
              <w:rStyle w:val="Hyperlink"/>
              <w:noProof/>
            </w:rPr>
            <w:t>6.1. I do not want to enable the location</w:t>
          </w:r>
          <w:ins w:id="27" w:author="Ahmed" w:date="2020-05-06T14:26:00Z">
            <w:r w:rsidR="00DB1D75">
              <w:rPr>
                <w:rStyle w:val="Hyperlink"/>
                <w:noProof/>
              </w:rPr>
              <w:t xml:space="preserve"> service</w:t>
            </w:r>
          </w:ins>
          <w:r w:rsidR="00247298" w:rsidRPr="004C38DA">
            <w:rPr>
              <w:rStyle w:val="Hyperlink"/>
              <w:noProof/>
            </w:rPr>
            <w:t>.</w:t>
          </w:r>
          <w:r w:rsidR="00247298">
            <w:rPr>
              <w:noProof/>
              <w:webHidden/>
            </w:rPr>
            <w:tab/>
          </w:r>
          <w:r w:rsidR="00247298">
            <w:rPr>
              <w:noProof/>
              <w:webHidden/>
            </w:rPr>
            <w:fldChar w:fldCharType="begin"/>
          </w:r>
          <w:r w:rsidR="00247298">
            <w:rPr>
              <w:noProof/>
              <w:webHidden/>
            </w:rPr>
            <w:instrText xml:space="preserve"> PAGEREF _Toc37231220 \h </w:instrText>
          </w:r>
          <w:r w:rsidR="00247298">
            <w:rPr>
              <w:noProof/>
              <w:webHidden/>
            </w:rPr>
          </w:r>
          <w:r w:rsidR="00247298">
            <w:rPr>
              <w:noProof/>
              <w:webHidden/>
            </w:rPr>
            <w:fldChar w:fldCharType="separate"/>
          </w:r>
          <w:r w:rsidR="00247298">
            <w:rPr>
              <w:noProof/>
              <w:webHidden/>
            </w:rPr>
            <w:t>12</w:t>
          </w:r>
          <w:r w:rsidR="00247298">
            <w:rPr>
              <w:noProof/>
              <w:webHidden/>
            </w:rPr>
            <w:fldChar w:fldCharType="end"/>
          </w:r>
          <w:r>
            <w:rPr>
              <w:noProof/>
            </w:rPr>
            <w:fldChar w:fldCharType="end"/>
          </w:r>
        </w:p>
        <w:p w14:paraId="624F4FBF" w14:textId="77777777" w:rsidR="00247298" w:rsidRDefault="006B125F" w:rsidP="00247298">
          <w:pPr>
            <w:pStyle w:val="TOC2"/>
            <w:tabs>
              <w:tab w:val="right" w:leader="dot" w:pos="8494"/>
            </w:tabs>
            <w:ind w:left="240"/>
            <w:rPr>
              <w:rFonts w:asciiTheme="minorHAnsi" w:eastAsiaTheme="minorEastAsia" w:hAnsiTheme="minorHAnsi" w:cstheme="minorBidi"/>
              <w:noProof/>
              <w:kern w:val="0"/>
              <w:sz w:val="22"/>
              <w:szCs w:val="22"/>
            </w:rPr>
          </w:pPr>
          <w:hyperlink w:anchor="_Toc37231221" w:history="1">
            <w:r w:rsidR="00247298" w:rsidRPr="004C38DA">
              <w:rPr>
                <w:rStyle w:val="Hyperlink"/>
                <w:noProof/>
              </w:rPr>
              <w:t>7.Misc</w:t>
            </w:r>
            <w:r w:rsidR="00247298">
              <w:rPr>
                <w:noProof/>
                <w:webHidden/>
              </w:rPr>
              <w:tab/>
            </w:r>
            <w:r w:rsidR="00247298">
              <w:rPr>
                <w:noProof/>
                <w:webHidden/>
              </w:rPr>
              <w:fldChar w:fldCharType="begin"/>
            </w:r>
            <w:r w:rsidR="00247298">
              <w:rPr>
                <w:noProof/>
                <w:webHidden/>
              </w:rPr>
              <w:instrText xml:space="preserve"> PAGEREF _Toc37231221 \h </w:instrText>
            </w:r>
            <w:r w:rsidR="00247298">
              <w:rPr>
                <w:noProof/>
                <w:webHidden/>
              </w:rPr>
            </w:r>
            <w:r w:rsidR="00247298">
              <w:rPr>
                <w:noProof/>
                <w:webHidden/>
              </w:rPr>
              <w:fldChar w:fldCharType="separate"/>
            </w:r>
            <w:r w:rsidR="00247298">
              <w:rPr>
                <w:noProof/>
                <w:webHidden/>
              </w:rPr>
              <w:t>13</w:t>
            </w:r>
            <w:r w:rsidR="00247298">
              <w:rPr>
                <w:noProof/>
                <w:webHidden/>
              </w:rPr>
              <w:fldChar w:fldCharType="end"/>
            </w:r>
          </w:hyperlink>
        </w:p>
        <w:p w14:paraId="17B33572" w14:textId="414CDBA2" w:rsidR="00247298" w:rsidRDefault="00503672" w:rsidP="00247298">
          <w:pPr>
            <w:pStyle w:val="TOC3"/>
            <w:tabs>
              <w:tab w:val="right" w:leader="dot" w:pos="8494"/>
            </w:tabs>
            <w:ind w:left="480"/>
            <w:rPr>
              <w:rFonts w:asciiTheme="minorHAnsi" w:eastAsiaTheme="minorEastAsia" w:hAnsiTheme="minorHAnsi" w:cstheme="minorBidi"/>
              <w:noProof/>
              <w:kern w:val="0"/>
              <w:sz w:val="22"/>
              <w:szCs w:val="22"/>
            </w:rPr>
          </w:pPr>
          <w:r>
            <w:fldChar w:fldCharType="begin"/>
          </w:r>
          <w:r>
            <w:instrText xml:space="preserve"> HYPERLINK \l "_Toc37231222" </w:instrText>
          </w:r>
          <w:r>
            <w:fldChar w:fldCharType="separate"/>
          </w:r>
          <w:r w:rsidR="00247298" w:rsidRPr="004C38DA">
            <w:rPr>
              <w:rStyle w:val="Hyperlink"/>
              <w:noProof/>
            </w:rPr>
            <w:t xml:space="preserve">7.1. </w:t>
          </w:r>
          <w:ins w:id="28" w:author="A. J" w:date="2020-05-06T18:28:00Z">
            <w:r w:rsidR="00FC3C09" w:rsidRPr="00FC3C09">
              <w:rPr>
                <w:rStyle w:val="Hyperlink"/>
                <w:noProof/>
              </w:rPr>
              <w:t>Task List and Settings backup and restore</w:t>
            </w:r>
            <w:r w:rsidR="00FC3C09" w:rsidRPr="00FC3C09" w:rsidDel="00FC3C09">
              <w:rPr>
                <w:rStyle w:val="Hyperlink"/>
                <w:noProof/>
              </w:rPr>
              <w:t xml:space="preserve"> </w:t>
            </w:r>
          </w:ins>
          <w:del w:id="29" w:author="A. J" w:date="2020-05-06T18:28:00Z">
            <w:r w:rsidR="00247298" w:rsidRPr="004C38DA" w:rsidDel="00FC3C09">
              <w:rPr>
                <w:rStyle w:val="Hyperlink"/>
                <w:noProof/>
              </w:rPr>
              <w:delText>Task List backup and restore</w:delText>
            </w:r>
          </w:del>
          <w:r w:rsidR="00247298">
            <w:rPr>
              <w:noProof/>
              <w:webHidden/>
            </w:rPr>
            <w:tab/>
          </w:r>
          <w:r w:rsidR="00247298">
            <w:rPr>
              <w:noProof/>
              <w:webHidden/>
            </w:rPr>
            <w:fldChar w:fldCharType="begin"/>
          </w:r>
          <w:r w:rsidR="00247298">
            <w:rPr>
              <w:noProof/>
              <w:webHidden/>
            </w:rPr>
            <w:instrText xml:space="preserve"> PAGEREF _Toc37231222 \h </w:instrText>
          </w:r>
          <w:r w:rsidR="00247298">
            <w:rPr>
              <w:noProof/>
              <w:webHidden/>
            </w:rPr>
          </w:r>
          <w:r w:rsidR="00247298">
            <w:rPr>
              <w:noProof/>
              <w:webHidden/>
            </w:rPr>
            <w:fldChar w:fldCharType="separate"/>
          </w:r>
          <w:r w:rsidR="00247298">
            <w:rPr>
              <w:noProof/>
              <w:webHidden/>
            </w:rPr>
            <w:t>13</w:t>
          </w:r>
          <w:r w:rsidR="00247298">
            <w:rPr>
              <w:noProof/>
              <w:webHidden/>
            </w:rPr>
            <w:fldChar w:fldCharType="end"/>
          </w:r>
          <w:r>
            <w:rPr>
              <w:noProof/>
            </w:rPr>
            <w:fldChar w:fldCharType="end"/>
          </w:r>
        </w:p>
        <w:p w14:paraId="51160ED6" w14:textId="77777777" w:rsidR="00BC2742" w:rsidRDefault="00F0055A" w:rsidP="00055287">
          <w:r>
            <w:fldChar w:fldCharType="end"/>
          </w:r>
        </w:p>
      </w:sdtContent>
    </w:sdt>
    <w:p w14:paraId="5643F8F7" w14:textId="77777777" w:rsidR="00BC2742" w:rsidRDefault="00BC2742">
      <w:pPr>
        <w:widowControl/>
        <w:jc w:val="left"/>
      </w:pPr>
      <w:r>
        <w:br w:type="page"/>
      </w:r>
    </w:p>
    <w:p w14:paraId="08B2F1AD" w14:textId="77777777" w:rsidR="00764883" w:rsidRDefault="00F41BD2" w:rsidP="002324F7">
      <w:pPr>
        <w:pStyle w:val="Heading2"/>
        <w:spacing w:before="360"/>
      </w:pPr>
      <w:bookmarkStart w:id="30" w:name="_Toc37231201"/>
      <w:bookmarkStart w:id="31" w:name="_Toc450110990"/>
      <w:bookmarkEnd w:id="0"/>
      <w:r>
        <w:rPr>
          <w:rFonts w:hint="eastAsia"/>
        </w:rPr>
        <w:lastRenderedPageBreak/>
        <w:t>1</w:t>
      </w:r>
      <w:r w:rsidR="009F46D9">
        <w:rPr>
          <w:rFonts w:hint="eastAsia"/>
        </w:rPr>
        <w:t>.</w:t>
      </w:r>
      <w:r w:rsidR="00F92A4E">
        <w:rPr>
          <w:rFonts w:hint="eastAsia"/>
        </w:rPr>
        <w:t>Sync</w:t>
      </w:r>
      <w:bookmarkEnd w:id="30"/>
    </w:p>
    <w:p w14:paraId="53EE3A6F" w14:textId="77777777" w:rsidR="004E01EF" w:rsidRDefault="004E01EF" w:rsidP="004E01EF">
      <w:pPr>
        <w:pStyle w:val="Heading3"/>
        <w:spacing w:before="360"/>
        <w:rPr>
          <w:ins w:id="32" w:author="Ahmed" w:date="2020-05-06T13:45:00Z"/>
        </w:rPr>
      </w:pPr>
      <w:bookmarkStart w:id="33" w:name="_Toc37231202"/>
      <w:ins w:id="34" w:author="Ahmed" w:date="2020-05-06T13:45:00Z">
        <w:r>
          <w:t>1.1. Is there a bi-directional sync?</w:t>
        </w:r>
      </w:ins>
    </w:p>
    <w:p w14:paraId="7544A430" w14:textId="77777777" w:rsidR="007C489B" w:rsidDel="004E01EF" w:rsidRDefault="004E01EF" w:rsidP="004E01EF">
      <w:pPr>
        <w:pStyle w:val="Heading3"/>
        <w:spacing w:before="360"/>
        <w:rPr>
          <w:del w:id="35" w:author="Ahmed" w:date="2020-05-06T13:45:00Z"/>
        </w:rPr>
      </w:pPr>
      <w:ins w:id="36" w:author="Ahmed" w:date="2020-05-06T13:45:00Z">
        <w:r>
          <w:t>Bidirectional sync is not implemented because it is difficult to judge conflicting files (files updated on both sides, which file is newer, what file to keep…). In the future I am planning to implement it.</w:t>
        </w:r>
      </w:ins>
      <w:del w:id="37" w:author="Ahmed" w:date="2020-05-06T13:45:00Z">
        <w:r w:rsidR="00E36EF5" w:rsidRPr="00E36EF5" w:rsidDel="004E01EF">
          <w:delText>1.1. Can not bi</w:delText>
        </w:r>
        <w:r w:rsidR="00E36EF5" w:rsidDel="004E01EF">
          <w:rPr>
            <w:rFonts w:hint="eastAsia"/>
          </w:rPr>
          <w:delText>-</w:delText>
        </w:r>
        <w:r w:rsidR="00E36EF5" w:rsidRPr="00E36EF5" w:rsidDel="004E01EF">
          <w:delText>directionally sync?</w:delText>
        </w:r>
        <w:bookmarkEnd w:id="33"/>
      </w:del>
    </w:p>
    <w:p w14:paraId="655BCCE8" w14:textId="77777777" w:rsidR="007C489B" w:rsidRPr="007C489B" w:rsidRDefault="00E36EF5" w:rsidP="007C489B">
      <w:del w:id="38" w:author="Ahmed" w:date="2020-05-06T13:45:00Z">
        <w:r w:rsidRPr="00E36EF5" w:rsidDel="004E01EF">
          <w:delText>Bidirectional sync is not implemented because it is difficult to judge conflicting files (files updated on both sides, which file is new or unknown). In the future I am planning to implement it</w:delText>
        </w:r>
      </w:del>
      <w:del w:id="39" w:author="Ahmed" w:date="2020-05-06T13:46:00Z">
        <w:r w:rsidRPr="00E36EF5" w:rsidDel="005C15DC">
          <w:delText>.</w:delText>
        </w:r>
      </w:del>
    </w:p>
    <w:p w14:paraId="0DD0C9B5" w14:textId="77777777" w:rsidR="00766431" w:rsidRDefault="00E36EF5" w:rsidP="002324F7">
      <w:pPr>
        <w:pStyle w:val="Heading3"/>
        <w:spacing w:before="360"/>
      </w:pPr>
      <w:bookmarkStart w:id="40" w:name="_Toc37231203"/>
      <w:r w:rsidRPr="00E36EF5">
        <w:t xml:space="preserve">1.2. </w:t>
      </w:r>
      <w:bookmarkStart w:id="41" w:name="_Hlk39665471"/>
      <w:ins w:id="42" w:author="Ahmed" w:date="2020-05-06T13:49:00Z">
        <w:r w:rsidR="00183BC5">
          <w:t xml:space="preserve">File filter: </w:t>
        </w:r>
      </w:ins>
      <w:del w:id="43" w:author="Ahmed" w:date="2020-05-06T13:49:00Z">
        <w:r w:rsidRPr="00E36EF5" w:rsidDel="00183BC5">
          <w:delText>How to s</w:delText>
        </w:r>
      </w:del>
      <w:ins w:id="44" w:author="Ahmed" w:date="2020-05-06T13:49:00Z">
        <w:r w:rsidR="00183BC5">
          <w:t>s</w:t>
        </w:r>
      </w:ins>
      <w:r w:rsidRPr="00E36EF5">
        <w:t>ync specific file</w:t>
      </w:r>
      <w:ins w:id="45" w:author="Ahmed" w:date="2020-05-06T13:49:00Z">
        <w:r w:rsidR="00BE082A">
          <w:t xml:space="preserve"> types</w:t>
        </w:r>
      </w:ins>
      <w:del w:id="46" w:author="Ahmed" w:date="2020-05-06T13:49:00Z">
        <w:r w:rsidRPr="00E36EF5" w:rsidDel="00BE082A">
          <w:delText>s</w:delText>
        </w:r>
      </w:del>
      <w:r w:rsidRPr="00E36EF5">
        <w:t xml:space="preserve"> </w:t>
      </w:r>
      <w:ins w:id="47" w:author="Ahmed" w:date="2020-05-06T13:49:00Z">
        <w:r w:rsidR="00183BC5">
          <w:t xml:space="preserve">(exp. </w:t>
        </w:r>
      </w:ins>
      <w:del w:id="48" w:author="Ahmed" w:date="2020-05-06T13:49:00Z">
        <w:r w:rsidRPr="00E36EF5" w:rsidDel="00183BC5">
          <w:delText xml:space="preserve">such as </w:delText>
        </w:r>
      </w:del>
      <w:r w:rsidRPr="00E36EF5">
        <w:t>PDF</w:t>
      </w:r>
      <w:ins w:id="49" w:author="Ahmed" w:date="2020-05-06T13:50:00Z">
        <w:r w:rsidR="00183BC5">
          <w:t>, Excel…)</w:t>
        </w:r>
      </w:ins>
      <w:bookmarkEnd w:id="41"/>
      <w:del w:id="50" w:author="Ahmed" w:date="2020-05-06T13:50:00Z">
        <w:r w:rsidRPr="00E36EF5" w:rsidDel="00183BC5">
          <w:delText xml:space="preserve"> and Excel</w:delText>
        </w:r>
      </w:del>
      <w:bookmarkEnd w:id="40"/>
    </w:p>
    <w:p w14:paraId="1DD6EE09" w14:textId="77777777" w:rsidR="00766431" w:rsidRDefault="00E36EF5" w:rsidP="00766431">
      <w:pPr>
        <w:rPr>
          <w:sz w:val="21"/>
          <w:szCs w:val="21"/>
        </w:rPr>
      </w:pPr>
      <w:r w:rsidRPr="00E36EF5">
        <w:rPr>
          <w:sz w:val="21"/>
          <w:szCs w:val="21"/>
        </w:rPr>
        <w:t>After selecting the "Select file" of the synchronization task, tap the file filter and add the filter. Please describe the filter like *</w:t>
      </w:r>
      <w:del w:id="51" w:author="Ahmed" w:date="2020-05-06T13:46:00Z">
        <w:r w:rsidRPr="00E36EF5" w:rsidDel="0001170B">
          <w:rPr>
            <w:sz w:val="21"/>
            <w:szCs w:val="21"/>
          </w:rPr>
          <w:delText xml:space="preserve"> </w:delText>
        </w:r>
      </w:del>
      <w:r w:rsidRPr="00E36EF5">
        <w:rPr>
          <w:sz w:val="21"/>
          <w:szCs w:val="21"/>
        </w:rPr>
        <w:t>.pdf or *</w:t>
      </w:r>
      <w:del w:id="52" w:author="Ahmed" w:date="2020-05-06T13:46:00Z">
        <w:r w:rsidRPr="00E36EF5" w:rsidDel="0001170B">
          <w:rPr>
            <w:sz w:val="21"/>
            <w:szCs w:val="21"/>
          </w:rPr>
          <w:delText xml:space="preserve"> </w:delText>
        </w:r>
      </w:del>
      <w:r w:rsidRPr="00E36EF5">
        <w:rPr>
          <w:sz w:val="21"/>
          <w:szCs w:val="21"/>
        </w:rPr>
        <w:t>.xlsx.</w:t>
      </w:r>
    </w:p>
    <w:p w14:paraId="59769B78" w14:textId="77777777" w:rsidR="003A1DA1" w:rsidRPr="003A1DA1" w:rsidRDefault="00E36EF5" w:rsidP="008E0953">
      <w:pPr>
        <w:pStyle w:val="ListParagraph"/>
        <w:numPr>
          <w:ilvl w:val="0"/>
          <w:numId w:val="12"/>
        </w:numPr>
        <w:ind w:leftChars="0"/>
        <w:rPr>
          <w:szCs w:val="21"/>
        </w:rPr>
      </w:pPr>
      <w:r>
        <w:rPr>
          <w:rFonts w:hint="eastAsia"/>
          <w:szCs w:val="21"/>
        </w:rPr>
        <w:t>Edit sync task screen</w:t>
      </w:r>
    </w:p>
    <w:p w14:paraId="36374062" w14:textId="77777777" w:rsidR="00DC20AF" w:rsidRDefault="000C5BE4" w:rsidP="00766431">
      <w:r w:rsidRPr="000C5BE4">
        <w:rPr>
          <w:noProof/>
        </w:rPr>
        <w:drawing>
          <wp:inline distT="0" distB="0" distL="0" distR="0" wp14:anchorId="02C233DA" wp14:editId="6F4BE1B3">
            <wp:extent cx="3657600" cy="2286000"/>
            <wp:effectExtent l="19050" t="0" r="0" b="0"/>
            <wp:docPr id="19" name="オブジェクト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251520" y="548680"/>
                      <a:chExt cx="3657600" cy="2286000"/>
                    </a:xfrm>
                  </a:grpSpPr>
                  <a:grpSp>
                    <a:nvGrpSpPr>
                      <a:cNvPr id="20" name="グループ化 19"/>
                      <a:cNvGrpSpPr/>
                    </a:nvGrpSpPr>
                    <a:grpSpPr>
                      <a:xfrm>
                        <a:off x="251520" y="548680"/>
                        <a:ext cx="3657600" cy="2286000"/>
                        <a:chOff x="251520" y="548680"/>
                        <a:chExt cx="3657600" cy="2286000"/>
                      </a:xfrm>
                    </a:grpSpPr>
                    <a:pic>
                      <a:nvPicPr>
                        <a:cNvPr id="7" name="Picture 3" descr="F:\screen.png"/>
                        <a:cNvPicPr>
                          <a:picLocks noChangeAspect="1" noChangeArrowheads="1"/>
                        </a:cNvPicPr>
                      </a:nvPicPr>
                      <a:blipFill>
                        <a:blip r:embed="rId8" cstate="print"/>
                        <a:srcRect/>
                        <a:stretch>
                          <a:fillRect/>
                        </a:stretch>
                      </a:blipFill>
                      <a:spPr bwMode="auto">
                        <a:xfrm>
                          <a:off x="251520" y="548680"/>
                          <a:ext cx="3657600" cy="2286000"/>
                        </a:xfrm>
                        <a:prstGeom prst="rect">
                          <a:avLst/>
                        </a:prstGeom>
                        <a:noFill/>
                      </a:spPr>
                    </a:pic>
                    <a:sp>
                      <a:nvSpPr>
                        <a:cNvPr id="11" name="四角形吹き出し 10"/>
                        <a:cNvSpPr/>
                      </a:nvSpPr>
                      <a:spPr>
                        <a:xfrm>
                          <a:off x="2123728" y="836712"/>
                          <a:ext cx="1512168" cy="720080"/>
                        </a:xfrm>
                        <a:prstGeom prst="wedgeRectCallout">
                          <a:avLst>
                            <a:gd name="adj1" fmla="val 50489"/>
                            <a:gd name="adj2" fmla="val 59245"/>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1.To enabled</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四角形吹き出し 11"/>
                        <a:cNvSpPr/>
                      </a:nvSpPr>
                      <a:spPr>
                        <a:xfrm>
                          <a:off x="1259632" y="1772816"/>
                          <a:ext cx="2304256" cy="432048"/>
                        </a:xfrm>
                        <a:prstGeom prst="wedgeRectCallout">
                          <a:avLst>
                            <a:gd name="adj1" fmla="val -80236"/>
                            <a:gd name="adj2" fmla="val 64468"/>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2.Tap “File filter….”</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14:paraId="00ADB7C3" w14:textId="77777777" w:rsidR="003A1DA1" w:rsidRPr="003A1DA1" w:rsidRDefault="00E36EF5" w:rsidP="008E0953">
      <w:pPr>
        <w:pStyle w:val="ListParagraph"/>
        <w:keepNext/>
        <w:keepLines/>
        <w:numPr>
          <w:ilvl w:val="0"/>
          <w:numId w:val="12"/>
        </w:numPr>
        <w:ind w:leftChars="0"/>
        <w:rPr>
          <w:szCs w:val="21"/>
        </w:rPr>
      </w:pPr>
      <w:r>
        <w:rPr>
          <w:rFonts w:hint="eastAsia"/>
          <w:szCs w:val="21"/>
        </w:rPr>
        <w:t xml:space="preserve">Edit </w:t>
      </w:r>
      <w:ins w:id="53" w:author="Ahmed" w:date="2020-05-06T13:47:00Z">
        <w:r w:rsidR="00965293">
          <w:rPr>
            <w:szCs w:val="21"/>
          </w:rPr>
          <w:t xml:space="preserve">the </w:t>
        </w:r>
      </w:ins>
      <w:r>
        <w:rPr>
          <w:rFonts w:hint="eastAsia"/>
          <w:szCs w:val="21"/>
        </w:rPr>
        <w:t>file filter</w:t>
      </w:r>
    </w:p>
    <w:p w14:paraId="236F643F" w14:textId="77777777" w:rsidR="00A2642B" w:rsidRDefault="000C5BE4" w:rsidP="00981D2A">
      <w:pPr>
        <w:keepNext/>
        <w:keepLines/>
      </w:pPr>
      <w:r w:rsidRPr="000C5BE4">
        <w:rPr>
          <w:noProof/>
        </w:rPr>
        <w:drawing>
          <wp:inline distT="0" distB="0" distL="0" distR="0" wp14:anchorId="4D1E7003" wp14:editId="23BC07B8">
            <wp:extent cx="3657600" cy="2286000"/>
            <wp:effectExtent l="19050" t="0" r="0" b="0"/>
            <wp:docPr id="20" name="オブジェクト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251520" y="2996952"/>
                      <a:chExt cx="3657600" cy="2286000"/>
                    </a:xfrm>
                  </a:grpSpPr>
                  <a:grpSp>
                    <a:nvGrpSpPr>
                      <a:cNvPr id="17" name="グループ化 16"/>
                      <a:cNvGrpSpPr/>
                    </a:nvGrpSpPr>
                    <a:grpSpPr>
                      <a:xfrm>
                        <a:off x="251520" y="2996952"/>
                        <a:ext cx="3657600" cy="2286000"/>
                        <a:chOff x="251520" y="2996952"/>
                        <a:chExt cx="3657600" cy="2286000"/>
                      </a:xfrm>
                    </a:grpSpPr>
                    <a:pic>
                      <a:nvPicPr>
                        <a:cNvPr id="1028" name="Picture 4" descr="F:\screen.png"/>
                        <a:cNvPicPr>
                          <a:picLocks noChangeAspect="1" noChangeArrowheads="1"/>
                        </a:cNvPicPr>
                      </a:nvPicPr>
                      <a:blipFill>
                        <a:blip r:embed="rId9" cstate="print"/>
                        <a:srcRect/>
                        <a:stretch>
                          <a:fillRect/>
                        </a:stretch>
                      </a:blipFill>
                      <a:spPr bwMode="auto">
                        <a:xfrm>
                          <a:off x="251520" y="2996952"/>
                          <a:ext cx="3657600" cy="2286000"/>
                        </a:xfrm>
                        <a:prstGeom prst="rect">
                          <a:avLst/>
                        </a:prstGeom>
                        <a:noFill/>
                      </a:spPr>
                    </a:pic>
                    <a:sp>
                      <a:nvSpPr>
                        <a:cNvPr id="13" name="四角形吹き出し 12"/>
                        <a:cNvSpPr/>
                      </a:nvSpPr>
                      <a:spPr>
                        <a:xfrm>
                          <a:off x="1403648" y="4365104"/>
                          <a:ext cx="2160240" cy="504056"/>
                        </a:xfrm>
                        <a:prstGeom prst="wedgeRectCallout">
                          <a:avLst>
                            <a:gd name="adj1" fmla="val -69060"/>
                            <a:gd name="adj2" fmla="val 58469"/>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3. Type "*. </a:t>
                            </a:r>
                            <a:r>
                              <a:rPr lang="en-US" altLang="ja-JP" dirty="0" err="1" smtClean="0">
                                <a:solidFill>
                                  <a:schemeClr val="tx1"/>
                                </a:solidFill>
                              </a:rPr>
                              <a:t>pdf</a:t>
                            </a:r>
                            <a:r>
                              <a:rPr lang="en-US" altLang="ja-JP" dirty="0" smtClean="0">
                                <a:solidFill>
                                  <a:schemeClr val="tx1"/>
                                </a:solidFill>
                              </a:rPr>
                              <a:t>"</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四角形吹き出し 13"/>
                        <a:cNvSpPr/>
                      </a:nvSpPr>
                      <a:spPr>
                        <a:xfrm>
                          <a:off x="323528" y="3717032"/>
                          <a:ext cx="1872208" cy="576064"/>
                        </a:xfrm>
                        <a:prstGeom prst="wedgeRectCallout">
                          <a:avLst>
                            <a:gd name="adj1" fmla="val -36339"/>
                            <a:gd name="adj2" fmla="val 123281"/>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4.Tap “Add”</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14:paraId="03658568" w14:textId="77777777" w:rsidR="003A1DA1" w:rsidRPr="003A1DA1" w:rsidRDefault="00E36EF5" w:rsidP="00092016">
      <w:pPr>
        <w:pStyle w:val="ListParagraph"/>
        <w:pageBreakBefore/>
        <w:numPr>
          <w:ilvl w:val="0"/>
          <w:numId w:val="12"/>
        </w:numPr>
        <w:ind w:leftChars="0"/>
        <w:rPr>
          <w:szCs w:val="21"/>
        </w:rPr>
      </w:pPr>
      <w:r>
        <w:rPr>
          <w:rFonts w:hint="eastAsia"/>
          <w:szCs w:val="21"/>
        </w:rPr>
        <w:t>Save</w:t>
      </w:r>
      <w:ins w:id="54" w:author="Ahmed" w:date="2020-05-06T13:47:00Z">
        <w:r w:rsidR="00965293">
          <w:rPr>
            <w:szCs w:val="21"/>
          </w:rPr>
          <w:t xml:space="preserve"> the</w:t>
        </w:r>
      </w:ins>
      <w:r>
        <w:rPr>
          <w:rFonts w:hint="eastAsia"/>
          <w:szCs w:val="21"/>
        </w:rPr>
        <w:t xml:space="preserve"> file filter</w:t>
      </w:r>
      <w:ins w:id="55" w:author="Ahmed" w:date="2020-05-06T13:47:00Z">
        <w:r w:rsidR="00965293">
          <w:rPr>
            <w:szCs w:val="21"/>
          </w:rPr>
          <w:t xml:space="preserve">: you can set it as </w:t>
        </w:r>
        <w:r w:rsidR="00965293" w:rsidRPr="00BE082A">
          <w:rPr>
            <w:szCs w:val="21"/>
            <w:u w:val="single"/>
            <w:rPrChange w:id="56" w:author="Ahmed" w:date="2020-05-06T13:48:00Z">
              <w:rPr>
                <w:szCs w:val="21"/>
              </w:rPr>
            </w:rPrChange>
          </w:rPr>
          <w:t>include</w:t>
        </w:r>
        <w:r w:rsidR="00965293">
          <w:rPr>
            <w:szCs w:val="21"/>
          </w:rPr>
          <w:t xml:space="preserve"> (only </w:t>
        </w:r>
      </w:ins>
      <w:ins w:id="57" w:author="Ahmed" w:date="2020-05-06T13:48:00Z">
        <w:r w:rsidR="00965293">
          <w:rPr>
            <w:szCs w:val="21"/>
          </w:rPr>
          <w:t>synchronize</w:t>
        </w:r>
      </w:ins>
      <w:ins w:id="58" w:author="Ahmed" w:date="2020-05-06T13:47:00Z">
        <w:r w:rsidR="00965293">
          <w:rPr>
            <w:szCs w:val="21"/>
          </w:rPr>
          <w:t xml:space="preserve"> files of the specified *.pdf extension in the example), or </w:t>
        </w:r>
        <w:r w:rsidR="00965293" w:rsidRPr="00BE082A">
          <w:rPr>
            <w:szCs w:val="21"/>
            <w:u w:val="single"/>
            <w:rPrChange w:id="59" w:author="Ahmed" w:date="2020-05-06T13:48:00Z">
              <w:rPr>
                <w:szCs w:val="21"/>
              </w:rPr>
            </w:rPrChange>
          </w:rPr>
          <w:t>ex</w:t>
        </w:r>
      </w:ins>
      <w:ins w:id="60" w:author="Ahmed" w:date="2020-05-06T13:48:00Z">
        <w:r w:rsidR="00965293" w:rsidRPr="00BE082A">
          <w:rPr>
            <w:szCs w:val="21"/>
            <w:u w:val="single"/>
            <w:rPrChange w:id="61" w:author="Ahmed" w:date="2020-05-06T13:48:00Z">
              <w:rPr>
                <w:szCs w:val="21"/>
              </w:rPr>
            </w:rPrChange>
          </w:rPr>
          <w:t>clude</w:t>
        </w:r>
        <w:r w:rsidR="00965293">
          <w:rPr>
            <w:szCs w:val="21"/>
          </w:rPr>
          <w:t xml:space="preserve"> (do not synchronize files with specified *.pdf extension in this example)</w:t>
        </w:r>
      </w:ins>
    </w:p>
    <w:p w14:paraId="68BB8E74" w14:textId="77777777" w:rsidR="00690257" w:rsidRDefault="000C5BE4" w:rsidP="00766431">
      <w:r w:rsidRPr="000C5BE4">
        <w:rPr>
          <w:noProof/>
        </w:rPr>
        <w:drawing>
          <wp:inline distT="0" distB="0" distL="0" distR="0" wp14:anchorId="7F80F582" wp14:editId="11576A00">
            <wp:extent cx="3657600" cy="2286000"/>
            <wp:effectExtent l="19050" t="0" r="0" b="0"/>
            <wp:docPr id="21" name="オブジェクト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4499992" y="548680"/>
                      <a:chExt cx="3657600" cy="2286000"/>
                    </a:xfrm>
                  </a:grpSpPr>
                  <a:grpSp>
                    <a:nvGrpSpPr>
                      <a:cNvPr id="18" name="グループ化 17"/>
                      <a:cNvGrpSpPr/>
                    </a:nvGrpSpPr>
                    <a:grpSpPr>
                      <a:xfrm>
                        <a:off x="4499992" y="548680"/>
                        <a:ext cx="3657600" cy="2286000"/>
                        <a:chOff x="4499992" y="548680"/>
                        <a:chExt cx="3657600" cy="2286000"/>
                      </a:xfrm>
                    </a:grpSpPr>
                    <a:pic>
                      <a:nvPicPr>
                        <a:cNvPr id="1029" name="Picture 5" descr="F:\screen.png"/>
                        <a:cNvPicPr>
                          <a:picLocks noChangeAspect="1" noChangeArrowheads="1"/>
                        </a:cNvPicPr>
                      </a:nvPicPr>
                      <a:blipFill>
                        <a:blip r:embed="rId10" cstate="print"/>
                        <a:srcRect/>
                        <a:stretch>
                          <a:fillRect/>
                        </a:stretch>
                      </a:blipFill>
                      <a:spPr bwMode="auto">
                        <a:xfrm>
                          <a:off x="4499992" y="548680"/>
                          <a:ext cx="3657600" cy="2286000"/>
                        </a:xfrm>
                        <a:prstGeom prst="rect">
                          <a:avLst/>
                        </a:prstGeom>
                        <a:noFill/>
                      </a:spPr>
                    </a:pic>
                    <a:sp>
                      <a:nvSpPr>
                        <a:cNvPr id="15" name="四角形吹き出し 14"/>
                        <a:cNvSpPr/>
                      </a:nvSpPr>
                      <a:spPr>
                        <a:xfrm>
                          <a:off x="5580112" y="1124744"/>
                          <a:ext cx="2304256" cy="720080"/>
                        </a:xfrm>
                        <a:prstGeom prst="wedgeRectCallout">
                          <a:avLst>
                            <a:gd name="adj1" fmla="val 2693"/>
                            <a:gd name="adj2" fmla="val 154756"/>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lang="en-US" altLang="ja-JP" dirty="0" smtClean="0">
                                <a:solidFill>
                                  <a:schemeClr val="tx1"/>
                                </a:solidFill>
                              </a:rPr>
                              <a:t>3. Tap “Save”</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14:paraId="7E54EC04" w14:textId="77777777" w:rsidR="003A1DA1" w:rsidRPr="003A1DA1" w:rsidRDefault="00E36EF5" w:rsidP="008E0953">
      <w:pPr>
        <w:pStyle w:val="ListParagraph"/>
        <w:numPr>
          <w:ilvl w:val="0"/>
          <w:numId w:val="12"/>
        </w:numPr>
        <w:ind w:leftChars="0"/>
        <w:rPr>
          <w:szCs w:val="21"/>
        </w:rPr>
      </w:pPr>
      <w:r>
        <w:rPr>
          <w:rFonts w:hint="eastAsia"/>
          <w:szCs w:val="21"/>
        </w:rPr>
        <w:t>Finished</w:t>
      </w:r>
    </w:p>
    <w:p w14:paraId="1AEF3EF4" w14:textId="77777777" w:rsidR="00690257" w:rsidRPr="00766431" w:rsidRDefault="000C5BE4" w:rsidP="00766431">
      <w:r w:rsidRPr="000C5BE4">
        <w:rPr>
          <w:noProof/>
        </w:rPr>
        <w:drawing>
          <wp:inline distT="0" distB="0" distL="0" distR="0" wp14:anchorId="618A3985" wp14:editId="0ECD9403">
            <wp:extent cx="3657600" cy="2286000"/>
            <wp:effectExtent l="19050" t="0" r="0" b="0"/>
            <wp:docPr id="22" name="図 9" descr="F:\screen.png"/>
            <wp:cNvGraphicFramePr/>
            <a:graphic xmlns:a="http://schemas.openxmlformats.org/drawingml/2006/main">
              <a:graphicData uri="http://schemas.openxmlformats.org/drawingml/2006/picture">
                <pic:pic xmlns:pic="http://schemas.openxmlformats.org/drawingml/2006/picture">
                  <pic:nvPicPr>
                    <pic:cNvPr id="1030" name="Picture 6" descr="F:\screen.png"/>
                    <pic:cNvPicPr>
                      <a:picLocks noChangeAspect="1" noChangeArrowheads="1"/>
                    </pic:cNvPicPr>
                  </pic:nvPicPr>
                  <pic:blipFill>
                    <a:blip r:embed="rId11" cstate="print"/>
                    <a:srcRect/>
                    <a:stretch>
                      <a:fillRect/>
                    </a:stretch>
                  </pic:blipFill>
                  <pic:spPr bwMode="auto">
                    <a:xfrm>
                      <a:off x="0" y="0"/>
                      <a:ext cx="3657600" cy="2286000"/>
                    </a:xfrm>
                    <a:prstGeom prst="rect">
                      <a:avLst/>
                    </a:prstGeom>
                    <a:noFill/>
                  </pic:spPr>
                </pic:pic>
              </a:graphicData>
            </a:graphic>
          </wp:inline>
        </w:drawing>
      </w:r>
    </w:p>
    <w:p w14:paraId="674EE6E3" w14:textId="77777777" w:rsidR="003C1E3A" w:rsidRPr="009F46D9" w:rsidRDefault="00E36EF5" w:rsidP="002324F7">
      <w:pPr>
        <w:pStyle w:val="Heading3"/>
        <w:spacing w:before="360"/>
      </w:pPr>
      <w:bookmarkStart w:id="62" w:name="_Toc37231204"/>
      <w:r w:rsidRPr="00E36EF5">
        <w:t xml:space="preserve">1.3. The last </w:t>
      </w:r>
      <w:del w:id="63" w:author="Ahmed" w:date="2020-05-06T13:52:00Z">
        <w:r w:rsidRPr="00E36EF5" w:rsidDel="000E6307">
          <w:delText xml:space="preserve">update </w:delText>
        </w:r>
      </w:del>
      <w:ins w:id="64" w:author="Ahmed" w:date="2020-05-06T13:52:00Z">
        <w:r w:rsidR="000E6307">
          <w:t>modified</w:t>
        </w:r>
        <w:r w:rsidR="000E6307" w:rsidRPr="00E36EF5">
          <w:t xml:space="preserve"> </w:t>
        </w:r>
      </w:ins>
      <w:r w:rsidRPr="00E36EF5">
        <w:t xml:space="preserve">time of the </w:t>
      </w:r>
      <w:del w:id="65" w:author="Ahmed" w:date="2020-05-06T13:54:00Z">
        <w:r w:rsidRPr="00E36EF5" w:rsidDel="009E2DBA">
          <w:delText xml:space="preserve">sync </w:delText>
        </w:r>
      </w:del>
      <w:ins w:id="66" w:author="Ahmed" w:date="2020-05-06T13:54:00Z">
        <w:r w:rsidR="009E2DBA">
          <w:t>target</w:t>
        </w:r>
        <w:r w:rsidR="009E2DBA" w:rsidRPr="00E36EF5">
          <w:t xml:space="preserve"> </w:t>
        </w:r>
      </w:ins>
      <w:r w:rsidRPr="00E36EF5">
        <w:t xml:space="preserve">file </w:t>
      </w:r>
      <w:del w:id="67" w:author="Ahmed" w:date="2020-05-06T13:52:00Z">
        <w:r w:rsidRPr="00E36EF5" w:rsidDel="000E6307">
          <w:delText>is rewritten</w:delText>
        </w:r>
      </w:del>
      <w:bookmarkEnd w:id="62"/>
      <w:ins w:id="68" w:author="Ahmed" w:date="2020-05-06T13:53:00Z">
        <w:r w:rsidR="000E6307">
          <w:t>is not preserved</w:t>
        </w:r>
      </w:ins>
    </w:p>
    <w:p w14:paraId="58FC80E8" w14:textId="77777777" w:rsidR="004B376C" w:rsidRDefault="00E648E9" w:rsidP="004B376C">
      <w:pPr>
        <w:rPr>
          <w:ins w:id="69" w:author="Ahmed" w:date="2020-05-06T14:04:00Z"/>
          <w:sz w:val="21"/>
          <w:szCs w:val="21"/>
        </w:rPr>
      </w:pPr>
      <w:ins w:id="70" w:author="Ahmed" w:date="2020-05-06T13:58:00Z">
        <w:r w:rsidRPr="00E648E9">
          <w:rPr>
            <w:sz w:val="21"/>
            <w:szCs w:val="21"/>
          </w:rPr>
          <w:t xml:space="preserve">When target is on Internal Storage or on the SD Card, most Android systems do not permit setting the last </w:t>
        </w:r>
      </w:ins>
      <w:ins w:id="71" w:author="Ahmed" w:date="2020-05-06T13:59:00Z">
        <w:r w:rsidR="0016457D">
          <w:rPr>
            <w:sz w:val="21"/>
            <w:szCs w:val="21"/>
          </w:rPr>
          <w:t>modified</w:t>
        </w:r>
      </w:ins>
      <w:ins w:id="72" w:author="Ahmed" w:date="2020-05-06T13:58:00Z">
        <w:r w:rsidRPr="00E648E9">
          <w:rPr>
            <w:sz w:val="21"/>
            <w:szCs w:val="21"/>
          </w:rPr>
          <w:t xml:space="preserve"> time of the target file to match the time of the source file. When target is SMB (PC/NAS), or </w:t>
        </w:r>
        <w:r>
          <w:rPr>
            <w:sz w:val="21"/>
            <w:szCs w:val="21"/>
          </w:rPr>
          <w:t>OTG-</w:t>
        </w:r>
        <w:r w:rsidRPr="00E648E9">
          <w:rPr>
            <w:sz w:val="21"/>
            <w:szCs w:val="21"/>
          </w:rPr>
          <w:t>USB storage, this is usually not an issue.</w:t>
        </w:r>
      </w:ins>
    </w:p>
    <w:p w14:paraId="69EA3A71" w14:textId="77777777" w:rsidR="004B376C" w:rsidRDefault="004B376C" w:rsidP="004B376C">
      <w:pPr>
        <w:rPr>
          <w:ins w:id="73" w:author="Ahmed" w:date="2020-05-06T14:04:00Z"/>
          <w:sz w:val="21"/>
          <w:szCs w:val="21"/>
        </w:rPr>
      </w:pPr>
      <w:ins w:id="74" w:author="Ahmed" w:date="2020-05-06T14:04:00Z">
        <w:r w:rsidRPr="00E36EF5">
          <w:rPr>
            <w:sz w:val="21"/>
            <w:szCs w:val="21"/>
          </w:rPr>
          <w:t xml:space="preserve">The last </w:t>
        </w:r>
        <w:r>
          <w:rPr>
            <w:sz w:val="21"/>
            <w:szCs w:val="21"/>
          </w:rPr>
          <w:t>modified</w:t>
        </w:r>
        <w:r w:rsidRPr="00E36EF5">
          <w:rPr>
            <w:sz w:val="21"/>
            <w:szCs w:val="21"/>
          </w:rPr>
          <w:t xml:space="preserve"> time of </w:t>
        </w:r>
        <w:r>
          <w:rPr>
            <w:sz w:val="21"/>
            <w:szCs w:val="21"/>
          </w:rPr>
          <w:t xml:space="preserve">Internal Storage and </w:t>
        </w:r>
        <w:r w:rsidRPr="00E36EF5">
          <w:rPr>
            <w:sz w:val="21"/>
            <w:szCs w:val="21"/>
          </w:rPr>
          <w:t xml:space="preserve">SDCARD is always </w:t>
        </w:r>
        <w:r>
          <w:rPr>
            <w:sz w:val="21"/>
            <w:szCs w:val="21"/>
          </w:rPr>
          <w:t xml:space="preserve">properly updated and </w:t>
        </w:r>
        <w:r w:rsidRPr="00E36EF5">
          <w:rPr>
            <w:sz w:val="21"/>
            <w:szCs w:val="21"/>
          </w:rPr>
          <w:t xml:space="preserve">synchronized </w:t>
        </w:r>
        <w:r>
          <w:rPr>
            <w:sz w:val="21"/>
            <w:szCs w:val="21"/>
          </w:rPr>
          <w:t xml:space="preserve">between the master and target </w:t>
        </w:r>
        <w:r w:rsidRPr="00E36EF5">
          <w:rPr>
            <w:sz w:val="21"/>
            <w:szCs w:val="21"/>
          </w:rPr>
          <w:t>on Android 5/6</w:t>
        </w:r>
        <w:r>
          <w:rPr>
            <w:sz w:val="21"/>
            <w:szCs w:val="21"/>
          </w:rPr>
          <w:t>.</w:t>
        </w:r>
        <w:r w:rsidRPr="00E36EF5">
          <w:rPr>
            <w:sz w:val="21"/>
            <w:szCs w:val="21"/>
          </w:rPr>
          <w:t xml:space="preserve"> On Android 7 and </w:t>
        </w:r>
        <w:r>
          <w:rPr>
            <w:sz w:val="21"/>
            <w:szCs w:val="21"/>
          </w:rPr>
          <w:t xml:space="preserve">later, </w:t>
        </w:r>
        <w:r w:rsidRPr="00E36EF5">
          <w:rPr>
            <w:sz w:val="21"/>
            <w:szCs w:val="21"/>
          </w:rPr>
          <w:t xml:space="preserve">the </w:t>
        </w:r>
        <w:r>
          <w:rPr>
            <w:sz w:val="21"/>
            <w:szCs w:val="21"/>
          </w:rPr>
          <w:t xml:space="preserve">file </w:t>
        </w:r>
        <w:r w:rsidRPr="00E36EF5">
          <w:rPr>
            <w:sz w:val="21"/>
            <w:szCs w:val="21"/>
          </w:rPr>
          <w:t>time can no</w:t>
        </w:r>
        <w:r>
          <w:rPr>
            <w:sz w:val="21"/>
            <w:szCs w:val="21"/>
          </w:rPr>
          <w:t xml:space="preserve"> longer be modified, however it is still possible on some models.</w:t>
        </w:r>
      </w:ins>
    </w:p>
    <w:p w14:paraId="59D0EC0C" w14:textId="77777777" w:rsidR="004B376C" w:rsidRPr="009F46D9" w:rsidRDefault="004B376C" w:rsidP="004B376C">
      <w:pPr>
        <w:rPr>
          <w:ins w:id="75" w:author="Ahmed" w:date="2020-05-06T14:04:00Z"/>
          <w:sz w:val="21"/>
          <w:szCs w:val="21"/>
        </w:rPr>
      </w:pPr>
    </w:p>
    <w:p w14:paraId="3EFC70E2" w14:textId="77777777" w:rsidR="00E648E9" w:rsidRDefault="00E648E9" w:rsidP="003C1E3A">
      <w:pPr>
        <w:rPr>
          <w:ins w:id="76" w:author="Ahmed" w:date="2020-05-06T13:58:00Z"/>
          <w:sz w:val="21"/>
          <w:szCs w:val="21"/>
        </w:rPr>
      </w:pPr>
      <w:ins w:id="77" w:author="Ahmed" w:date="2020-05-06T13:58:00Z">
        <w:r w:rsidRPr="00E648E9">
          <w:rPr>
            <w:sz w:val="21"/>
            <w:szCs w:val="21"/>
          </w:rPr>
          <w:t>SMSync2 detects if the time/date can be set on the target</w:t>
        </w:r>
      </w:ins>
      <w:ins w:id="78" w:author="Ahmed" w:date="2020-05-06T14:00:00Z">
        <w:r w:rsidR="003C3900">
          <w:rPr>
            <w:sz w:val="21"/>
            <w:szCs w:val="21"/>
          </w:rPr>
          <w:t xml:space="preserve"> </w:t>
        </w:r>
        <w:bookmarkStart w:id="79" w:name="_Hlk39666066"/>
        <w:r w:rsidR="003C3900">
          <w:rPr>
            <w:sz w:val="21"/>
            <w:szCs w:val="21"/>
          </w:rPr>
          <w:t>to match the source file</w:t>
        </w:r>
      </w:ins>
      <w:bookmarkEnd w:id="79"/>
      <w:ins w:id="80" w:author="Ahmed" w:date="2020-05-06T13:58:00Z">
        <w:r w:rsidRPr="00E648E9">
          <w:rPr>
            <w:sz w:val="21"/>
            <w:szCs w:val="21"/>
          </w:rPr>
          <w:t xml:space="preserve">. </w:t>
        </w:r>
        <w:bookmarkStart w:id="81" w:name="_Hlk39666388"/>
        <w:r w:rsidRPr="00E648E9">
          <w:rPr>
            <w:sz w:val="21"/>
            <w:szCs w:val="21"/>
          </w:rPr>
          <w:t xml:space="preserve">If not, the last update time of the file is recorded in the application </w:t>
        </w:r>
        <w:bookmarkStart w:id="82" w:name="_Hlk39666308"/>
        <w:r w:rsidRPr="00E648E9">
          <w:rPr>
            <w:sz w:val="21"/>
            <w:szCs w:val="21"/>
          </w:rPr>
          <w:t>data</w:t>
        </w:r>
      </w:ins>
      <w:ins w:id="83" w:author="Ahmed" w:date="2020-05-06T14:04:00Z">
        <w:r w:rsidR="004B376C">
          <w:rPr>
            <w:sz w:val="21"/>
            <w:szCs w:val="21"/>
          </w:rPr>
          <w:t>base</w:t>
        </w:r>
      </w:ins>
      <w:ins w:id="84" w:author="Ahmed" w:date="2020-05-06T13:58:00Z">
        <w:r w:rsidRPr="00E648E9">
          <w:rPr>
            <w:sz w:val="21"/>
            <w:szCs w:val="21"/>
          </w:rPr>
          <w:t xml:space="preserve"> </w:t>
        </w:r>
        <w:bookmarkEnd w:id="82"/>
        <w:r w:rsidRPr="00E648E9">
          <w:rPr>
            <w:sz w:val="21"/>
            <w:szCs w:val="21"/>
          </w:rPr>
          <w:t>files</w:t>
        </w:r>
      </w:ins>
      <w:ins w:id="85" w:author="Ahmed" w:date="2020-05-06T14:05:00Z">
        <w:r w:rsidR="004B376C">
          <w:rPr>
            <w:sz w:val="21"/>
            <w:szCs w:val="21"/>
          </w:rPr>
          <w:t xml:space="preserve">. </w:t>
        </w:r>
        <w:bookmarkStart w:id="86" w:name="_Hlk39666365"/>
        <w:r w:rsidR="004B376C">
          <w:rPr>
            <w:sz w:val="21"/>
            <w:szCs w:val="21"/>
          </w:rPr>
          <w:t xml:space="preserve">It is then </w:t>
        </w:r>
      </w:ins>
      <w:ins w:id="87" w:author="Ahmed" w:date="2020-05-06T13:58:00Z">
        <w:r w:rsidRPr="00E648E9">
          <w:rPr>
            <w:sz w:val="21"/>
            <w:szCs w:val="21"/>
          </w:rPr>
          <w:t>used to compare the files and check if they differ by time</w:t>
        </w:r>
        <w:bookmarkEnd w:id="81"/>
        <w:r w:rsidRPr="00E648E9">
          <w:rPr>
            <w:sz w:val="21"/>
            <w:szCs w:val="21"/>
          </w:rPr>
          <w:t>.</w:t>
        </w:r>
        <w:bookmarkEnd w:id="86"/>
        <w:r w:rsidRPr="00E648E9">
          <w:rPr>
            <w:sz w:val="21"/>
            <w:szCs w:val="21"/>
          </w:rPr>
          <w:t xml:space="preserve"> </w:t>
        </w:r>
      </w:ins>
      <w:bookmarkStart w:id="88" w:name="_Hlk39666423"/>
      <w:ins w:id="89" w:author="Ahmed" w:date="2020-05-06T14:06:00Z">
        <w:r w:rsidR="004B376C">
          <w:rPr>
            <w:sz w:val="21"/>
            <w:szCs w:val="21"/>
          </w:rPr>
          <w:t>In that case</w:t>
        </w:r>
      </w:ins>
      <w:bookmarkEnd w:id="88"/>
      <w:ins w:id="90" w:author="Ahmed" w:date="2020-05-06T13:58:00Z">
        <w:r w:rsidRPr="00E648E9">
          <w:rPr>
            <w:sz w:val="21"/>
            <w:szCs w:val="21"/>
          </w:rPr>
          <w:t>, if you try to synchronize the master/target pair with a third-party application or if SMBSync2 data files are erased, the source files will be copied again to the target. You can set the option to “Not overwrite destination file if it is newer than the master” in addition to comparing by size to overcome this issue.</w:t>
        </w:r>
      </w:ins>
    </w:p>
    <w:p w14:paraId="758376D9" w14:textId="77777777" w:rsidR="00E648E9" w:rsidRDefault="00E648E9" w:rsidP="003C1E3A">
      <w:pPr>
        <w:rPr>
          <w:ins w:id="91" w:author="Ahmed" w:date="2020-05-06T13:58:00Z"/>
          <w:sz w:val="21"/>
          <w:szCs w:val="21"/>
        </w:rPr>
      </w:pPr>
    </w:p>
    <w:p w14:paraId="4F73607C" w14:textId="77777777" w:rsidR="003C1E3A" w:rsidRPr="009F46D9" w:rsidDel="004B376C" w:rsidRDefault="00E36EF5" w:rsidP="003C1E3A">
      <w:pPr>
        <w:rPr>
          <w:del w:id="92" w:author="Ahmed" w:date="2020-05-06T14:04:00Z"/>
          <w:sz w:val="21"/>
          <w:szCs w:val="21"/>
        </w:rPr>
      </w:pPr>
      <w:del w:id="93" w:author="Ahmed" w:date="2020-05-06T14:01:00Z">
        <w:r w:rsidRPr="00E36EF5" w:rsidDel="003C3900">
          <w:rPr>
            <w:sz w:val="21"/>
            <w:szCs w:val="21"/>
          </w:rPr>
          <w:delText xml:space="preserve">For most models, you can change the last modification time of the file, but on some models it changes to synchronized time because the last modification time of the file can not be changed due to system limitation. </w:delText>
        </w:r>
      </w:del>
      <w:del w:id="94" w:author="Ahmed" w:date="2020-05-06T14:04:00Z">
        <w:r w:rsidRPr="00E36EF5" w:rsidDel="004B376C">
          <w:rPr>
            <w:sz w:val="21"/>
            <w:szCs w:val="21"/>
          </w:rPr>
          <w:delText xml:space="preserve">The last </w:delText>
        </w:r>
      </w:del>
      <w:del w:id="95" w:author="Ahmed" w:date="2020-05-06T14:01:00Z">
        <w:r w:rsidRPr="00E36EF5" w:rsidDel="003C3900">
          <w:rPr>
            <w:sz w:val="21"/>
            <w:szCs w:val="21"/>
          </w:rPr>
          <w:delText xml:space="preserve">update </w:delText>
        </w:r>
      </w:del>
      <w:del w:id="96" w:author="Ahmed" w:date="2020-05-06T14:04:00Z">
        <w:r w:rsidRPr="00E36EF5" w:rsidDel="004B376C">
          <w:rPr>
            <w:sz w:val="21"/>
            <w:szCs w:val="21"/>
          </w:rPr>
          <w:delText xml:space="preserve">time of SDCARD </w:delText>
        </w:r>
      </w:del>
      <w:del w:id="97" w:author="Ahmed" w:date="2020-05-06T14:01:00Z">
        <w:r w:rsidRPr="00E36EF5" w:rsidDel="003C3900">
          <w:rPr>
            <w:sz w:val="21"/>
            <w:szCs w:val="21"/>
          </w:rPr>
          <w:delText xml:space="preserve">and USB media </w:delText>
        </w:r>
      </w:del>
      <w:del w:id="98" w:author="Ahmed" w:date="2020-05-06T14:04:00Z">
        <w:r w:rsidRPr="00E36EF5" w:rsidDel="004B376C">
          <w:rPr>
            <w:sz w:val="21"/>
            <w:szCs w:val="21"/>
          </w:rPr>
          <w:delText xml:space="preserve">is always </w:delText>
        </w:r>
      </w:del>
      <w:del w:id="99" w:author="Ahmed" w:date="2020-05-06T14:02:00Z">
        <w:r w:rsidRPr="00E36EF5" w:rsidDel="003C3900">
          <w:rPr>
            <w:sz w:val="21"/>
            <w:szCs w:val="21"/>
          </w:rPr>
          <w:delText xml:space="preserve">rewritten at the </w:delText>
        </w:r>
      </w:del>
      <w:del w:id="100" w:author="Ahmed" w:date="2020-05-06T14:04:00Z">
        <w:r w:rsidRPr="00E36EF5" w:rsidDel="004B376C">
          <w:rPr>
            <w:sz w:val="21"/>
            <w:szCs w:val="21"/>
          </w:rPr>
          <w:delText xml:space="preserve">synchronized </w:delText>
        </w:r>
      </w:del>
      <w:del w:id="101" w:author="Ahmed" w:date="2020-05-06T14:02:00Z">
        <w:r w:rsidRPr="00E36EF5" w:rsidDel="003C3900">
          <w:rPr>
            <w:sz w:val="21"/>
            <w:szCs w:val="21"/>
          </w:rPr>
          <w:delText xml:space="preserve">time </w:delText>
        </w:r>
      </w:del>
      <w:del w:id="102" w:author="Ahmed" w:date="2020-05-06T14:04:00Z">
        <w:r w:rsidRPr="00E36EF5" w:rsidDel="004B376C">
          <w:rPr>
            <w:sz w:val="21"/>
            <w:szCs w:val="21"/>
          </w:rPr>
          <w:delText>on Android 5/6</w:delText>
        </w:r>
      </w:del>
      <w:del w:id="103" w:author="Ahmed" w:date="2020-05-06T14:02:00Z">
        <w:r w:rsidRPr="00E36EF5" w:rsidDel="003C3900">
          <w:rPr>
            <w:sz w:val="21"/>
            <w:szCs w:val="21"/>
          </w:rPr>
          <w:delText>,</w:delText>
        </w:r>
      </w:del>
      <w:del w:id="104" w:author="Ahmed" w:date="2020-05-06T14:04:00Z">
        <w:r w:rsidRPr="00E36EF5" w:rsidDel="004B376C">
          <w:rPr>
            <w:sz w:val="21"/>
            <w:szCs w:val="21"/>
          </w:rPr>
          <w:delText xml:space="preserve"> On Android 7 and </w:delText>
        </w:r>
      </w:del>
      <w:del w:id="105" w:author="Ahmed" w:date="2020-05-06T14:02:00Z">
        <w:r w:rsidRPr="00E36EF5" w:rsidDel="003C3900">
          <w:rPr>
            <w:sz w:val="21"/>
            <w:szCs w:val="21"/>
          </w:rPr>
          <w:delText xml:space="preserve">higher models </w:delText>
        </w:r>
      </w:del>
      <w:del w:id="106" w:author="Ahmed" w:date="2020-05-06T14:04:00Z">
        <w:r w:rsidRPr="00E36EF5" w:rsidDel="004B376C">
          <w:rPr>
            <w:sz w:val="21"/>
            <w:szCs w:val="21"/>
          </w:rPr>
          <w:delText>the time can no</w:delText>
        </w:r>
      </w:del>
      <w:del w:id="107" w:author="Ahmed" w:date="2020-05-06T14:03:00Z">
        <w:r w:rsidRPr="00E36EF5" w:rsidDel="004B376C">
          <w:rPr>
            <w:sz w:val="21"/>
            <w:szCs w:val="21"/>
          </w:rPr>
          <w:delText>t be rewritten, but on some models the time is rewritten.</w:delText>
        </w:r>
      </w:del>
    </w:p>
    <w:p w14:paraId="1849666B" w14:textId="77777777" w:rsidR="00DF201C" w:rsidRPr="009F46D9" w:rsidRDefault="00E6007A" w:rsidP="002324F7">
      <w:pPr>
        <w:pStyle w:val="Heading3"/>
        <w:spacing w:before="360"/>
      </w:pPr>
      <w:bookmarkStart w:id="108" w:name="_Toc37231205"/>
      <w:r w:rsidRPr="00E6007A">
        <w:t xml:space="preserve">1.4. </w:t>
      </w:r>
      <w:del w:id="109" w:author="Ahmed" w:date="2020-05-06T14:08:00Z">
        <w:r w:rsidRPr="00E6007A" w:rsidDel="00DC589C">
          <w:delText>The file copied on PC on SDCARD will be overwritten</w:delText>
        </w:r>
      </w:del>
      <w:bookmarkEnd w:id="108"/>
      <w:ins w:id="110" w:author="Ahmed" w:date="2020-05-06T14:08:00Z">
        <w:r w:rsidR="00DC589C">
          <w:t>Files on the target are overwritten on the first sync</w:t>
        </w:r>
      </w:ins>
    </w:p>
    <w:p w14:paraId="52EAC387" w14:textId="77777777" w:rsidR="00DF201C" w:rsidRDefault="00E6007A" w:rsidP="00745E84">
      <w:pPr>
        <w:keepNext/>
        <w:keepLines/>
        <w:rPr>
          <w:sz w:val="21"/>
          <w:szCs w:val="21"/>
        </w:rPr>
      </w:pPr>
      <w:r w:rsidRPr="00E6007A">
        <w:rPr>
          <w:sz w:val="21"/>
          <w:szCs w:val="21"/>
        </w:rPr>
        <w:t>For models that can</w:t>
      </w:r>
      <w:del w:id="111" w:author="Ahmed" w:date="2020-05-06T14:09:00Z">
        <w:r w:rsidRPr="00E6007A" w:rsidDel="00FB00BA">
          <w:rPr>
            <w:sz w:val="21"/>
            <w:szCs w:val="21"/>
          </w:rPr>
          <w:delText xml:space="preserve"> </w:delText>
        </w:r>
      </w:del>
      <w:r w:rsidRPr="00E6007A">
        <w:rPr>
          <w:sz w:val="21"/>
          <w:szCs w:val="21"/>
        </w:rPr>
        <w:t xml:space="preserve">not </w:t>
      </w:r>
      <w:del w:id="112" w:author="Ahmed" w:date="2020-05-06T14:09:00Z">
        <w:r w:rsidRPr="00E6007A" w:rsidDel="00FB00BA">
          <w:rPr>
            <w:sz w:val="21"/>
            <w:szCs w:val="21"/>
          </w:rPr>
          <w:delText xml:space="preserve">change </w:delText>
        </w:r>
      </w:del>
      <w:ins w:id="113" w:author="Ahmed" w:date="2020-05-06T14:09:00Z">
        <w:r w:rsidR="00FB00BA">
          <w:rPr>
            <w:sz w:val="21"/>
            <w:szCs w:val="21"/>
          </w:rPr>
          <w:t xml:space="preserve">update </w:t>
        </w:r>
      </w:ins>
      <w:r w:rsidRPr="00E6007A">
        <w:rPr>
          <w:sz w:val="21"/>
          <w:szCs w:val="21"/>
        </w:rPr>
        <w:t xml:space="preserve">the last </w:t>
      </w:r>
      <w:del w:id="114" w:author="Ahmed" w:date="2020-05-06T14:09:00Z">
        <w:r w:rsidRPr="00E6007A" w:rsidDel="00FB00BA">
          <w:rPr>
            <w:sz w:val="21"/>
            <w:szCs w:val="21"/>
          </w:rPr>
          <w:delText xml:space="preserve">update </w:delText>
        </w:r>
      </w:del>
      <w:ins w:id="115" w:author="Ahmed" w:date="2020-05-06T14:09:00Z">
        <w:r w:rsidR="00FB00BA">
          <w:rPr>
            <w:sz w:val="21"/>
            <w:szCs w:val="21"/>
          </w:rPr>
          <w:t>modification</w:t>
        </w:r>
        <w:r w:rsidR="00FB00BA" w:rsidRPr="00E6007A">
          <w:rPr>
            <w:sz w:val="21"/>
            <w:szCs w:val="21"/>
          </w:rPr>
          <w:t xml:space="preserve"> </w:t>
        </w:r>
      </w:ins>
      <w:r w:rsidRPr="00E6007A">
        <w:rPr>
          <w:sz w:val="21"/>
          <w:szCs w:val="21"/>
        </w:rPr>
        <w:t xml:space="preserve">time of the </w:t>
      </w:r>
      <w:ins w:id="116" w:author="Ahmed" w:date="2020-05-06T14:12:00Z">
        <w:r w:rsidR="00FB00BA">
          <w:rPr>
            <w:sz w:val="21"/>
            <w:szCs w:val="21"/>
          </w:rPr>
          <w:t xml:space="preserve">target </w:t>
        </w:r>
      </w:ins>
      <w:r w:rsidRPr="00E6007A">
        <w:rPr>
          <w:sz w:val="21"/>
          <w:szCs w:val="21"/>
        </w:rPr>
        <w:t xml:space="preserve">file, </w:t>
      </w:r>
      <w:ins w:id="117" w:author="Ahmed" w:date="2020-05-06T14:12:00Z">
        <w:r w:rsidR="00FB00BA">
          <w:rPr>
            <w:sz w:val="21"/>
            <w:szCs w:val="21"/>
          </w:rPr>
          <w:t xml:space="preserve">during the first sync, </w:t>
        </w:r>
      </w:ins>
      <w:ins w:id="118" w:author="Ahmed" w:date="2020-05-06T14:09:00Z">
        <w:r w:rsidR="00FB00BA">
          <w:rPr>
            <w:sz w:val="21"/>
            <w:szCs w:val="21"/>
          </w:rPr>
          <w:t xml:space="preserve">SMBSync2 </w:t>
        </w:r>
      </w:ins>
      <w:ins w:id="119" w:author="Ahmed" w:date="2020-05-06T14:10:00Z">
        <w:r w:rsidR="00FB00BA">
          <w:rPr>
            <w:sz w:val="21"/>
            <w:szCs w:val="21"/>
          </w:rPr>
          <w:t xml:space="preserve">will store the list </w:t>
        </w:r>
      </w:ins>
      <w:ins w:id="120" w:author="Ahmed" w:date="2020-05-06T14:16:00Z">
        <w:r w:rsidR="008D4B7B">
          <w:rPr>
            <w:sz w:val="21"/>
            <w:szCs w:val="21"/>
          </w:rPr>
          <w:t xml:space="preserve">of files </w:t>
        </w:r>
      </w:ins>
      <w:ins w:id="121" w:author="Ahmed" w:date="2020-05-06T14:10:00Z">
        <w:r w:rsidR="00FB00BA">
          <w:rPr>
            <w:sz w:val="21"/>
            <w:szCs w:val="21"/>
          </w:rPr>
          <w:t>with the</w:t>
        </w:r>
      </w:ins>
      <w:ins w:id="122" w:author="Ahmed" w:date="2020-05-06T14:11:00Z">
        <w:r w:rsidR="00FB00BA">
          <w:rPr>
            <w:sz w:val="21"/>
            <w:szCs w:val="21"/>
          </w:rPr>
          <w:t>ir</w:t>
        </w:r>
      </w:ins>
      <w:ins w:id="123" w:author="Ahmed" w:date="2020-05-06T14:10:00Z">
        <w:r w:rsidR="00FB00BA">
          <w:rPr>
            <w:sz w:val="21"/>
            <w:szCs w:val="21"/>
          </w:rPr>
          <w:t xml:space="preserve"> </w:t>
        </w:r>
      </w:ins>
      <w:ins w:id="124" w:author="Ahmed" w:date="2020-05-06T14:11:00Z">
        <w:r w:rsidR="00FB00BA">
          <w:rPr>
            <w:sz w:val="21"/>
            <w:szCs w:val="21"/>
          </w:rPr>
          <w:t>timestamps in its database (</w:t>
        </w:r>
      </w:ins>
      <w:ins w:id="125" w:author="Ahmed" w:date="2020-05-06T14:12:00Z">
        <w:r w:rsidR="00FB00BA">
          <w:rPr>
            <w:sz w:val="21"/>
            <w:szCs w:val="21"/>
          </w:rPr>
          <w:t>cf. 1.3).</w:t>
        </w:r>
      </w:ins>
      <w:del w:id="126" w:author="Ahmed" w:date="2020-05-06T14:13:00Z">
        <w:r w:rsidRPr="00E6007A" w:rsidDel="00FB00BA">
          <w:rPr>
            <w:sz w:val="21"/>
            <w:szCs w:val="21"/>
          </w:rPr>
          <w:delText>the file list is saved in the management file and the last update time is maintained.</w:delText>
        </w:r>
      </w:del>
      <w:r w:rsidRPr="00E6007A">
        <w:rPr>
          <w:sz w:val="21"/>
          <w:szCs w:val="21"/>
        </w:rPr>
        <w:t xml:space="preserve"> </w:t>
      </w:r>
      <w:ins w:id="127" w:author="Ahmed" w:date="2020-05-06T14:13:00Z">
        <w:r w:rsidR="008D4B7B">
          <w:rPr>
            <w:sz w:val="21"/>
            <w:szCs w:val="21"/>
          </w:rPr>
          <w:t xml:space="preserve">Since the database has to be created the first time, all files </w:t>
        </w:r>
      </w:ins>
      <w:ins w:id="128" w:author="Ahmed" w:date="2020-05-06T14:16:00Z">
        <w:r w:rsidR="008D4B7B">
          <w:rPr>
            <w:sz w:val="21"/>
            <w:szCs w:val="21"/>
          </w:rPr>
          <w:t xml:space="preserve">with the same name and same size </w:t>
        </w:r>
      </w:ins>
      <w:ins w:id="129" w:author="Ahmed" w:date="2020-05-06T14:13:00Z">
        <w:r w:rsidR="008D4B7B">
          <w:rPr>
            <w:sz w:val="21"/>
            <w:szCs w:val="21"/>
          </w:rPr>
          <w:t xml:space="preserve">will be </w:t>
        </w:r>
      </w:ins>
      <w:ins w:id="130" w:author="Ahmed" w:date="2020-05-06T14:14:00Z">
        <w:r w:rsidR="008D4B7B">
          <w:rPr>
            <w:sz w:val="21"/>
            <w:szCs w:val="21"/>
          </w:rPr>
          <w:t>overwritten again with a complete copy from the master.</w:t>
        </w:r>
      </w:ins>
      <w:ins w:id="131" w:author="Ahmed" w:date="2020-05-06T14:13:00Z">
        <w:r w:rsidR="008D4B7B">
          <w:rPr>
            <w:sz w:val="21"/>
            <w:szCs w:val="21"/>
          </w:rPr>
          <w:t xml:space="preserve"> </w:t>
        </w:r>
      </w:ins>
      <w:del w:id="132" w:author="Ahmed" w:date="2020-05-06T14:14:00Z">
        <w:r w:rsidRPr="00E6007A" w:rsidDel="008D4B7B">
          <w:rPr>
            <w:sz w:val="21"/>
            <w:szCs w:val="21"/>
          </w:rPr>
          <w:delText>Therefore, if the file does not exist in the management file, it is treated as a difference file and it is overwritten. Since</w:delText>
        </w:r>
      </w:del>
      <w:ins w:id="133" w:author="Ahmed" w:date="2020-05-06T14:14:00Z">
        <w:r w:rsidR="008D4B7B">
          <w:rPr>
            <w:sz w:val="21"/>
            <w:szCs w:val="21"/>
          </w:rPr>
          <w:t xml:space="preserve">In the </w:t>
        </w:r>
      </w:ins>
      <w:del w:id="134" w:author="Ahmed" w:date="2020-05-06T14:14:00Z">
        <w:r w:rsidRPr="00E6007A" w:rsidDel="008D4B7B">
          <w:rPr>
            <w:sz w:val="21"/>
            <w:szCs w:val="21"/>
          </w:rPr>
          <w:delText xml:space="preserve"> the management file matches the real file in the second and </w:delText>
        </w:r>
      </w:del>
      <w:r w:rsidRPr="00E6007A">
        <w:rPr>
          <w:sz w:val="21"/>
          <w:szCs w:val="21"/>
        </w:rPr>
        <w:t xml:space="preserve">subsequent </w:t>
      </w:r>
      <w:del w:id="135" w:author="Ahmed" w:date="2020-05-06T14:14:00Z">
        <w:r w:rsidRPr="00E6007A" w:rsidDel="008D4B7B">
          <w:rPr>
            <w:sz w:val="21"/>
            <w:szCs w:val="21"/>
          </w:rPr>
          <w:delText>times</w:delText>
        </w:r>
      </w:del>
      <w:ins w:id="136" w:author="Ahmed" w:date="2020-05-06T14:14:00Z">
        <w:r w:rsidR="008D4B7B">
          <w:rPr>
            <w:sz w:val="21"/>
            <w:szCs w:val="21"/>
          </w:rPr>
          <w:t xml:space="preserve">syncs, the database </w:t>
        </w:r>
      </w:ins>
      <w:ins w:id="137" w:author="Ahmed" w:date="2020-05-06T14:15:00Z">
        <w:r w:rsidR="008D4B7B">
          <w:rPr>
            <w:sz w:val="21"/>
            <w:szCs w:val="21"/>
          </w:rPr>
          <w:t>will be used and</w:t>
        </w:r>
      </w:ins>
      <w:del w:id="138" w:author="Ahmed" w:date="2020-05-06T14:15:00Z">
        <w:r w:rsidRPr="00E6007A" w:rsidDel="008D4B7B">
          <w:rPr>
            <w:sz w:val="21"/>
            <w:szCs w:val="21"/>
          </w:rPr>
          <w:delText>,</w:delText>
        </w:r>
      </w:del>
      <w:r w:rsidRPr="00E6007A">
        <w:rPr>
          <w:sz w:val="21"/>
          <w:szCs w:val="21"/>
        </w:rPr>
        <w:t xml:space="preserve"> overwriting </w:t>
      </w:r>
      <w:ins w:id="139" w:author="Ahmed" w:date="2020-05-06T14:15:00Z">
        <w:r w:rsidR="008D4B7B">
          <w:rPr>
            <w:sz w:val="21"/>
            <w:szCs w:val="21"/>
          </w:rPr>
          <w:t xml:space="preserve">of all same name/same size files </w:t>
        </w:r>
      </w:ins>
      <w:r w:rsidRPr="00E6007A">
        <w:rPr>
          <w:sz w:val="21"/>
          <w:szCs w:val="21"/>
        </w:rPr>
        <w:t>is no</w:t>
      </w:r>
      <w:ins w:id="140" w:author="Ahmed" w:date="2020-05-06T14:15:00Z">
        <w:r w:rsidR="008D4B7B">
          <w:rPr>
            <w:sz w:val="21"/>
            <w:szCs w:val="21"/>
          </w:rPr>
          <w:t xml:space="preserve"> longer</w:t>
        </w:r>
      </w:ins>
      <w:del w:id="141" w:author="Ahmed" w:date="2020-05-06T14:15:00Z">
        <w:r w:rsidRPr="00E6007A" w:rsidDel="008D4B7B">
          <w:rPr>
            <w:sz w:val="21"/>
            <w:szCs w:val="21"/>
          </w:rPr>
          <w:delText>t</w:delText>
        </w:r>
      </w:del>
      <w:r w:rsidRPr="00E6007A">
        <w:rPr>
          <w:sz w:val="21"/>
          <w:szCs w:val="21"/>
        </w:rPr>
        <w:t xml:space="preserve"> performed.</w:t>
      </w:r>
    </w:p>
    <w:p w14:paraId="135BF5C7" w14:textId="77777777" w:rsidR="007738BC" w:rsidRPr="009F46D9" w:rsidRDefault="00782803" w:rsidP="002324F7">
      <w:pPr>
        <w:pStyle w:val="Heading3"/>
        <w:spacing w:before="360"/>
      </w:pPr>
      <w:bookmarkStart w:id="142" w:name="_Toc37231206"/>
      <w:r w:rsidRPr="00782803">
        <w:t>1.5. Unable to start sync during sleep</w:t>
      </w:r>
      <w:bookmarkEnd w:id="142"/>
    </w:p>
    <w:p w14:paraId="49F07DB4" w14:textId="77777777" w:rsidR="007738BC" w:rsidRPr="009653E6" w:rsidRDefault="00782803" w:rsidP="00F930CB">
      <w:pPr>
        <w:keepNext/>
        <w:keepLines/>
        <w:rPr>
          <w:sz w:val="21"/>
          <w:szCs w:val="21"/>
        </w:rPr>
      </w:pPr>
      <w:r w:rsidRPr="00782803">
        <w:rPr>
          <w:sz w:val="21"/>
          <w:szCs w:val="21"/>
        </w:rPr>
        <w:t>If your device is sleeping and you can't start syncing from a schedule or an external app, try the following methods.</w:t>
      </w:r>
    </w:p>
    <w:p w14:paraId="2A1334E3" w14:textId="77777777" w:rsidR="00782803" w:rsidRDefault="00782803" w:rsidP="00F930CB">
      <w:pPr>
        <w:pStyle w:val="ListParagraph"/>
        <w:keepNext/>
        <w:keepLines/>
        <w:numPr>
          <w:ilvl w:val="0"/>
          <w:numId w:val="9"/>
        </w:numPr>
        <w:ind w:leftChars="0"/>
      </w:pPr>
      <w:r>
        <w:t>Do not optimize the battery (App menu-&gt; display battery optimization).</w:t>
      </w:r>
    </w:p>
    <w:p w14:paraId="3DE0C1C8" w14:textId="77777777" w:rsidR="00B02FA7" w:rsidRDefault="00B02FA7" w:rsidP="00B02FA7">
      <w:pPr>
        <w:pStyle w:val="ListParagraph"/>
        <w:keepNext/>
        <w:keepLines/>
        <w:ind w:leftChars="0" w:left="420"/>
      </w:pPr>
      <w:r>
        <w:rPr>
          <w:noProof/>
        </w:rPr>
        <w:drawing>
          <wp:inline distT="0" distB="0" distL="0" distR="0" wp14:anchorId="7FB3F1C1" wp14:editId="354E81EF">
            <wp:extent cx="1621349" cy="2967487"/>
            <wp:effectExtent l="1905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621020" cy="2966885"/>
                    </a:xfrm>
                    <a:prstGeom prst="rect">
                      <a:avLst/>
                    </a:prstGeom>
                    <a:noFill/>
                    <a:ln w="9525">
                      <a:noFill/>
                      <a:miter lim="800000"/>
                      <a:headEnd/>
                      <a:tailEnd/>
                    </a:ln>
                  </pic:spPr>
                </pic:pic>
              </a:graphicData>
            </a:graphic>
          </wp:inline>
        </w:drawing>
      </w:r>
      <w:r w:rsidRPr="00B02FA7">
        <w:t xml:space="preserve"> </w:t>
      </w:r>
      <w:r>
        <w:rPr>
          <w:noProof/>
        </w:rPr>
        <w:drawing>
          <wp:inline distT="0" distB="0" distL="0" distR="0" wp14:anchorId="1FDB7B61" wp14:editId="4218EBA4">
            <wp:extent cx="1611923" cy="2950234"/>
            <wp:effectExtent l="19050" t="0" r="7327"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1617247" cy="2959978"/>
                    </a:xfrm>
                    <a:prstGeom prst="rect">
                      <a:avLst/>
                    </a:prstGeom>
                    <a:noFill/>
                    <a:ln w="9525">
                      <a:noFill/>
                      <a:miter lim="800000"/>
                      <a:headEnd/>
                      <a:tailEnd/>
                    </a:ln>
                  </pic:spPr>
                </pic:pic>
              </a:graphicData>
            </a:graphic>
          </wp:inline>
        </w:drawing>
      </w:r>
      <w:r w:rsidRPr="00B02FA7">
        <w:t xml:space="preserve"> </w:t>
      </w:r>
      <w:r>
        <w:rPr>
          <w:noProof/>
        </w:rPr>
        <w:drawing>
          <wp:inline distT="0" distB="0" distL="0" distR="0" wp14:anchorId="5114BD48" wp14:editId="23AE50AB">
            <wp:extent cx="1611923" cy="2950234"/>
            <wp:effectExtent l="19050" t="0" r="7327" b="0"/>
            <wp:docPr id="2"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1609805" cy="2946357"/>
                    </a:xfrm>
                    <a:prstGeom prst="rect">
                      <a:avLst/>
                    </a:prstGeom>
                    <a:noFill/>
                    <a:ln w="9525">
                      <a:noFill/>
                      <a:miter lim="800000"/>
                      <a:headEnd/>
                      <a:tailEnd/>
                    </a:ln>
                  </pic:spPr>
                </pic:pic>
              </a:graphicData>
            </a:graphic>
          </wp:inline>
        </w:drawing>
      </w:r>
    </w:p>
    <w:p w14:paraId="7276DCE9" w14:textId="77777777" w:rsidR="00782803" w:rsidRDefault="00782803" w:rsidP="00F930CB">
      <w:pPr>
        <w:pStyle w:val="ListParagraph"/>
        <w:keepNext/>
        <w:keepLines/>
        <w:numPr>
          <w:ilvl w:val="0"/>
          <w:numId w:val="9"/>
        </w:numPr>
        <w:ind w:leftChars="0"/>
      </w:pPr>
      <w:r>
        <w:t>Allow the app to start automatically when the device restarts (System settings on some models-&gt; battery).</w:t>
      </w:r>
    </w:p>
    <w:p w14:paraId="5505CCE1" w14:textId="77777777" w:rsidR="00782803" w:rsidRDefault="00782803" w:rsidP="00092016">
      <w:pPr>
        <w:pStyle w:val="ListParagraph"/>
        <w:keepNext/>
        <w:keepLines/>
        <w:pageBreakBefore/>
        <w:numPr>
          <w:ilvl w:val="0"/>
          <w:numId w:val="9"/>
        </w:numPr>
        <w:ind w:leftChars="0"/>
      </w:pPr>
      <w:r>
        <w:t xml:space="preserve">Allow background </w:t>
      </w:r>
      <w:r w:rsidR="00F930CB">
        <w:rPr>
          <w:rFonts w:hint="eastAsia"/>
        </w:rPr>
        <w:t>start</w:t>
      </w:r>
      <w:r>
        <w:t xml:space="preserve"> (System settings on some models-&gt; battery).</w:t>
      </w:r>
    </w:p>
    <w:p w14:paraId="5A91C5DA" w14:textId="77777777" w:rsidR="0039656E" w:rsidRDefault="0039656E" w:rsidP="0039656E">
      <w:pPr>
        <w:pStyle w:val="ListParagraph"/>
        <w:keepNext/>
        <w:keepLines/>
        <w:ind w:leftChars="0" w:left="420"/>
      </w:pPr>
      <w:r>
        <w:rPr>
          <w:noProof/>
        </w:rPr>
        <w:drawing>
          <wp:inline distT="0" distB="0" distL="0" distR="0" wp14:anchorId="71597DF8" wp14:editId="114288BC">
            <wp:extent cx="2468926" cy="3950899"/>
            <wp:effectExtent l="19050" t="0" r="7574"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2469704" cy="3952145"/>
                    </a:xfrm>
                    <a:prstGeom prst="rect">
                      <a:avLst/>
                    </a:prstGeom>
                    <a:noFill/>
                    <a:ln w="9525">
                      <a:noFill/>
                      <a:miter lim="800000"/>
                      <a:headEnd/>
                      <a:tailEnd/>
                    </a:ln>
                  </pic:spPr>
                </pic:pic>
              </a:graphicData>
            </a:graphic>
          </wp:inline>
        </w:drawing>
      </w:r>
      <w:r w:rsidRPr="0039656E">
        <w:t xml:space="preserve"> </w:t>
      </w:r>
      <w:r>
        <w:rPr>
          <w:noProof/>
        </w:rPr>
        <w:drawing>
          <wp:inline distT="0" distB="0" distL="0" distR="0" wp14:anchorId="40844EAB" wp14:editId="2ECABCB4">
            <wp:extent cx="2469650" cy="3945956"/>
            <wp:effectExtent l="19050" t="0" r="68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506966" cy="4005578"/>
                    </a:xfrm>
                    <a:prstGeom prst="rect">
                      <a:avLst/>
                    </a:prstGeom>
                    <a:noFill/>
                    <a:ln w="9525">
                      <a:noFill/>
                      <a:miter lim="800000"/>
                      <a:headEnd/>
                      <a:tailEnd/>
                    </a:ln>
                  </pic:spPr>
                </pic:pic>
              </a:graphicData>
            </a:graphic>
          </wp:inline>
        </w:drawing>
      </w:r>
    </w:p>
    <w:p w14:paraId="25602E8A" w14:textId="77777777" w:rsidR="00782803" w:rsidRDefault="00782803" w:rsidP="00F930CB">
      <w:pPr>
        <w:pStyle w:val="ListParagraph"/>
        <w:keepNext/>
        <w:keepLines/>
        <w:numPr>
          <w:ilvl w:val="0"/>
          <w:numId w:val="9"/>
        </w:numPr>
        <w:ind w:leftChars="0"/>
      </w:pPr>
      <w:r>
        <w:t xml:space="preserve">Give </w:t>
      </w:r>
      <w:del w:id="143" w:author="Ahmed" w:date="2020-05-06T14:19:00Z">
        <w:r w:rsidDel="00CF46D6">
          <w:delText xml:space="preserve">your </w:delText>
        </w:r>
      </w:del>
      <w:ins w:id="144" w:author="Ahmed" w:date="2020-05-06T14:19:00Z">
        <w:r w:rsidR="00CF46D6">
          <w:t>the third party app</w:t>
        </w:r>
      </w:ins>
      <w:del w:id="145" w:author="Ahmed" w:date="2020-05-06T14:19:00Z">
        <w:r w:rsidDel="00CF46D6">
          <w:delText>app</w:delText>
        </w:r>
      </w:del>
      <w:r>
        <w:t xml:space="preserve"> permission to turn on WiFi (some models require you to allow WiFi privileges).</w:t>
      </w:r>
    </w:p>
    <w:p w14:paraId="75E61EA6" w14:textId="77777777" w:rsidR="00782803" w:rsidRDefault="00B02FA7" w:rsidP="0039656E">
      <w:pPr>
        <w:pStyle w:val="ListParagraph"/>
        <w:keepNext/>
        <w:keepLines/>
        <w:numPr>
          <w:ilvl w:val="0"/>
          <w:numId w:val="9"/>
        </w:numPr>
        <w:ind w:leftChars="0"/>
      </w:pPr>
      <w:r>
        <w:t xml:space="preserve">Enable Wi-Fi locking </w:t>
      </w:r>
      <w:r w:rsidR="007B4818">
        <w:rPr>
          <w:rFonts w:hint="eastAsia"/>
        </w:rPr>
        <w:t>and e</w:t>
      </w:r>
      <w:r w:rsidR="00782803">
        <w:t xml:space="preserve">nable </w:t>
      </w:r>
      <w:r w:rsidR="007B4818">
        <w:t>“</w:t>
      </w:r>
      <w:ins w:id="146" w:author="Ahmed" w:date="2020-05-06T14:21:00Z">
        <w:r w:rsidR="00CF46D6">
          <w:t>Force Screen On during Sync</w:t>
        </w:r>
      </w:ins>
      <w:del w:id="147" w:author="Ahmed" w:date="2020-05-06T14:22:00Z">
        <w:r w:rsidR="007B4818" w:rsidDel="00CF46D6">
          <w:rPr>
            <w:rFonts w:hint="eastAsia"/>
          </w:rPr>
          <w:delText>Prevent delay of start sync during sleep</w:delText>
        </w:r>
      </w:del>
      <w:r w:rsidR="007B4818">
        <w:t>”</w:t>
      </w:r>
      <w:r w:rsidR="00782803">
        <w:t xml:space="preserve"> (App Settings Sync tab).</w:t>
      </w:r>
    </w:p>
    <w:p w14:paraId="1832C131" w14:textId="77777777" w:rsidR="007B4818" w:rsidRDefault="007B4818" w:rsidP="007B4818">
      <w:pPr>
        <w:pStyle w:val="ListParagraph"/>
        <w:keepNext/>
        <w:keepLines/>
        <w:ind w:leftChars="0" w:left="420"/>
      </w:pPr>
      <w:r>
        <w:rPr>
          <w:noProof/>
        </w:rPr>
        <w:drawing>
          <wp:inline distT="0" distB="0" distL="0" distR="0" wp14:anchorId="32B62347" wp14:editId="10742520">
            <wp:extent cx="1548765" cy="2834640"/>
            <wp:effectExtent l="19050" t="0" r="0" b="0"/>
            <wp:docPr id="4"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1548765" cy="2834640"/>
                    </a:xfrm>
                    <a:prstGeom prst="rect">
                      <a:avLst/>
                    </a:prstGeom>
                    <a:noFill/>
                    <a:ln w="9525">
                      <a:noFill/>
                      <a:miter lim="800000"/>
                      <a:headEnd/>
                      <a:tailEnd/>
                    </a:ln>
                  </pic:spPr>
                </pic:pic>
              </a:graphicData>
            </a:graphic>
          </wp:inline>
        </w:drawing>
      </w:r>
    </w:p>
    <w:p w14:paraId="6E2A2414" w14:textId="77777777" w:rsidR="00F930CB" w:rsidRPr="00FA716C" w:rsidRDefault="00F930CB" w:rsidP="002324F7">
      <w:pPr>
        <w:pStyle w:val="Heading3"/>
        <w:pageBreakBefore/>
        <w:spacing w:before="360"/>
      </w:pPr>
      <w:bookmarkStart w:id="148" w:name="_Toc37231207"/>
      <w:r w:rsidRPr="00F930CB">
        <w:t xml:space="preserve">1.6. </w:t>
      </w:r>
      <w:r w:rsidR="00FA716C" w:rsidRPr="00FA716C">
        <w:t xml:space="preserve">Unable to start sync </w:t>
      </w:r>
      <w:ins w:id="149" w:author="Ahmed" w:date="2020-05-06T14:23:00Z">
        <w:r w:rsidR="009E1927">
          <w:t xml:space="preserve">on </w:t>
        </w:r>
      </w:ins>
      <w:r w:rsidR="00FA716C" w:rsidRPr="00FA716C">
        <w:t>android</w:t>
      </w:r>
      <w:ins w:id="150" w:author="Ahmed" w:date="2020-05-06T14:23:00Z">
        <w:r w:rsidR="009E1927">
          <w:t xml:space="preserve"> </w:t>
        </w:r>
      </w:ins>
      <w:r w:rsidR="00FA716C" w:rsidRPr="00FA716C">
        <w:t>8.1</w:t>
      </w:r>
      <w:r w:rsidR="00FA716C">
        <w:rPr>
          <w:rFonts w:hint="eastAsia"/>
        </w:rPr>
        <w:t xml:space="preserve"> </w:t>
      </w:r>
      <w:del w:id="151" w:author="Ahmed" w:date="2020-05-06T14:23:00Z">
        <w:r w:rsidR="00FA716C" w:rsidDel="009E1927">
          <w:rPr>
            <w:rFonts w:hint="eastAsia"/>
          </w:rPr>
          <w:delText xml:space="preserve">or </w:delText>
        </w:r>
      </w:del>
      <w:ins w:id="152" w:author="Ahmed" w:date="2020-05-06T14:23:00Z">
        <w:r w:rsidR="009E1927">
          <w:t>and later</w:t>
        </w:r>
      </w:ins>
      <w:del w:id="153" w:author="Ahmed" w:date="2020-05-06T14:23:00Z">
        <w:r w:rsidR="00FA716C" w:rsidDel="009E1927">
          <w:rPr>
            <w:rFonts w:hint="eastAsia"/>
          </w:rPr>
          <w:delText>higher</w:delText>
        </w:r>
      </w:del>
      <w:bookmarkEnd w:id="148"/>
    </w:p>
    <w:p w14:paraId="61B704B5" w14:textId="77777777" w:rsidR="00F930CB" w:rsidRDefault="00F930CB" w:rsidP="000B5DA0">
      <w:pPr>
        <w:keepNext/>
        <w:keepLines/>
        <w:rPr>
          <w:sz w:val="21"/>
          <w:szCs w:val="21"/>
        </w:rPr>
      </w:pPr>
      <w:r w:rsidRPr="00F930CB">
        <w:rPr>
          <w:sz w:val="21"/>
          <w:szCs w:val="21"/>
        </w:rPr>
        <w:t>If you have specified the "Access point list" in the sync option</w:t>
      </w:r>
      <w:ins w:id="154" w:author="Ahmed" w:date="2020-05-06T14:24:00Z">
        <w:r w:rsidR="00CD1E02">
          <w:rPr>
            <w:sz w:val="21"/>
            <w:szCs w:val="21"/>
          </w:rPr>
          <w:t>s</w:t>
        </w:r>
      </w:ins>
      <w:r w:rsidRPr="00F930CB">
        <w:rPr>
          <w:sz w:val="21"/>
          <w:szCs w:val="21"/>
        </w:rPr>
        <w:t xml:space="preserve">, it is now mandatory to enable location services </w:t>
      </w:r>
      <w:del w:id="155" w:author="Ahmed" w:date="2020-05-06T14:24:00Z">
        <w:r w:rsidRPr="00F930CB" w:rsidDel="00CD1E02">
          <w:rPr>
            <w:sz w:val="21"/>
            <w:szCs w:val="21"/>
          </w:rPr>
          <w:delText xml:space="preserve">from </w:delText>
        </w:r>
      </w:del>
      <w:ins w:id="156" w:author="Ahmed" w:date="2020-05-06T14:24:00Z">
        <w:r w:rsidR="00CD1E02">
          <w:rPr>
            <w:sz w:val="21"/>
            <w:szCs w:val="21"/>
          </w:rPr>
          <w:t>since</w:t>
        </w:r>
        <w:r w:rsidR="00CD1E02" w:rsidRPr="00F930CB">
          <w:rPr>
            <w:sz w:val="21"/>
            <w:szCs w:val="21"/>
          </w:rPr>
          <w:t xml:space="preserve"> </w:t>
        </w:r>
      </w:ins>
      <w:r w:rsidRPr="00F930CB">
        <w:rPr>
          <w:sz w:val="21"/>
          <w:szCs w:val="21"/>
        </w:rPr>
        <w:t xml:space="preserve">Android </w:t>
      </w:r>
      <w:r w:rsidR="00F63151">
        <w:rPr>
          <w:rFonts w:hint="eastAsia"/>
          <w:sz w:val="21"/>
          <w:szCs w:val="21"/>
        </w:rPr>
        <w:t>8.1</w:t>
      </w:r>
      <w:ins w:id="157" w:author="Ahmed" w:date="2020-05-06T14:24:00Z">
        <w:r w:rsidR="00CD1E02">
          <w:rPr>
            <w:sz w:val="21"/>
            <w:szCs w:val="21"/>
          </w:rPr>
          <w:t xml:space="preserve"> and later</w:t>
        </w:r>
      </w:ins>
      <w:r w:rsidRPr="00F930CB">
        <w:rPr>
          <w:sz w:val="21"/>
          <w:szCs w:val="21"/>
        </w:rPr>
        <w:t xml:space="preserve">. Enable Location service </w:t>
      </w:r>
      <w:del w:id="158" w:author="Ahmed" w:date="2020-05-06T14:25:00Z">
        <w:r w:rsidRPr="00F930CB" w:rsidDel="004702F2">
          <w:rPr>
            <w:sz w:val="21"/>
            <w:szCs w:val="21"/>
          </w:rPr>
          <w:delText xml:space="preserve">on </w:delText>
        </w:r>
      </w:del>
      <w:ins w:id="159" w:author="Ahmed" w:date="2020-05-06T14:25:00Z">
        <w:r w:rsidR="004702F2">
          <w:rPr>
            <w:sz w:val="21"/>
            <w:szCs w:val="21"/>
          </w:rPr>
          <w:t>in device system settings</w:t>
        </w:r>
      </w:ins>
      <w:del w:id="160" w:author="Ahmed" w:date="2020-05-06T14:25:00Z">
        <w:r w:rsidRPr="00F930CB" w:rsidDel="004702F2">
          <w:rPr>
            <w:sz w:val="21"/>
            <w:szCs w:val="21"/>
          </w:rPr>
          <w:delText>Android 9</w:delText>
        </w:r>
      </w:del>
      <w:r w:rsidRPr="00F930CB">
        <w:rPr>
          <w:sz w:val="21"/>
          <w:szCs w:val="21"/>
        </w:rPr>
        <w:t xml:space="preserve"> (System Settings-&gt; Security)</w:t>
      </w:r>
    </w:p>
    <w:p w14:paraId="453C6DE5" w14:textId="77777777" w:rsidR="00D522D3" w:rsidRDefault="00D522D3" w:rsidP="000B5DA0">
      <w:pPr>
        <w:keepNext/>
        <w:keepLines/>
        <w:rPr>
          <w:sz w:val="21"/>
          <w:szCs w:val="21"/>
        </w:rPr>
      </w:pPr>
    </w:p>
    <w:p w14:paraId="3A50B160" w14:textId="77777777" w:rsidR="00D522D3" w:rsidRDefault="00D522D3" w:rsidP="000B5DA0">
      <w:pPr>
        <w:keepNext/>
        <w:keepLines/>
        <w:rPr>
          <w:sz w:val="21"/>
          <w:szCs w:val="21"/>
        </w:rPr>
      </w:pPr>
      <w:r w:rsidRPr="00F930CB">
        <w:rPr>
          <w:sz w:val="21"/>
          <w:szCs w:val="21"/>
        </w:rPr>
        <w:t xml:space="preserve">If you do not want to enable the location, see </w:t>
      </w:r>
      <w:r>
        <w:rPr>
          <w:sz w:val="21"/>
          <w:szCs w:val="21"/>
        </w:rPr>
        <w:t>“</w:t>
      </w:r>
      <w:r w:rsidR="00567977">
        <w:fldChar w:fldCharType="begin"/>
      </w:r>
      <w:r w:rsidR="00567977">
        <w:instrText xml:space="preserve"> HYPERLINK \l "_5.1.</w:instrText>
      </w:r>
      <w:r w:rsidR="00567977">
        <w:instrText>ロケーションを有効にしたくない</w:instrText>
      </w:r>
      <w:r w:rsidR="00567977">
        <w:instrText xml:space="preserve">" </w:instrText>
      </w:r>
      <w:r w:rsidR="00567977">
        <w:fldChar w:fldCharType="separate"/>
      </w:r>
      <w:r w:rsidRPr="00F930CB">
        <w:rPr>
          <w:rStyle w:val="Hyperlink"/>
          <w:sz w:val="21"/>
          <w:szCs w:val="21"/>
        </w:rPr>
        <w:t>I do not want to enable</w:t>
      </w:r>
      <w:ins w:id="161" w:author="Ahmed" w:date="2020-05-06T14:26:00Z">
        <w:r w:rsidR="00BD6CE2">
          <w:rPr>
            <w:rStyle w:val="Hyperlink"/>
            <w:sz w:val="21"/>
            <w:szCs w:val="21"/>
          </w:rPr>
          <w:t xml:space="preserve"> </w:t>
        </w:r>
      </w:ins>
      <w:del w:id="162" w:author="Ahmed" w:date="2020-05-06T14:26:00Z">
        <w:r w:rsidRPr="00F930CB" w:rsidDel="00BD6CE2">
          <w:rPr>
            <w:rStyle w:val="Hyperlink"/>
            <w:sz w:val="21"/>
            <w:szCs w:val="21"/>
          </w:rPr>
          <w:delText xml:space="preserve"> the </w:delText>
        </w:r>
      </w:del>
      <w:r w:rsidRPr="00F930CB">
        <w:rPr>
          <w:rStyle w:val="Hyperlink"/>
          <w:sz w:val="21"/>
          <w:szCs w:val="21"/>
        </w:rPr>
        <w:t>location</w:t>
      </w:r>
      <w:r w:rsidR="00567977">
        <w:rPr>
          <w:rStyle w:val="Hyperlink"/>
          <w:sz w:val="21"/>
          <w:szCs w:val="21"/>
        </w:rPr>
        <w:fldChar w:fldCharType="end"/>
      </w:r>
      <w:ins w:id="163" w:author="Ahmed" w:date="2020-05-06T14:26:00Z">
        <w:r w:rsidR="00BD6CE2">
          <w:rPr>
            <w:rStyle w:val="Hyperlink"/>
            <w:sz w:val="21"/>
            <w:szCs w:val="21"/>
          </w:rPr>
          <w:t xml:space="preserve"> service</w:t>
        </w:r>
      </w:ins>
      <w:r>
        <w:rPr>
          <w:sz w:val="21"/>
          <w:szCs w:val="21"/>
        </w:rPr>
        <w:t>”</w:t>
      </w:r>
      <w:r w:rsidRPr="00F930CB">
        <w:rPr>
          <w:sz w:val="21"/>
          <w:szCs w:val="21"/>
        </w:rPr>
        <w:t>.</w:t>
      </w:r>
    </w:p>
    <w:p w14:paraId="44B178C8" w14:textId="77777777" w:rsidR="002324F7" w:rsidRPr="009F46D9" w:rsidRDefault="002324F7" w:rsidP="002324F7">
      <w:pPr>
        <w:pStyle w:val="Heading2"/>
        <w:spacing w:before="360"/>
      </w:pPr>
      <w:bookmarkStart w:id="164" w:name="_Toc37231208"/>
      <w:r>
        <w:rPr>
          <w:rFonts w:hint="eastAsia"/>
        </w:rPr>
        <w:t>1.7.</w:t>
      </w:r>
      <w:r w:rsidRPr="002324F7">
        <w:t xml:space="preserve"> </w:t>
      </w:r>
      <w:ins w:id="165" w:author="Ahmed" w:date="2020-05-06T14:25:00Z">
        <w:r w:rsidR="00476A7D">
          <w:t xml:space="preserve">App </w:t>
        </w:r>
      </w:ins>
      <w:del w:id="166" w:author="Ahmed" w:date="2020-05-06T14:25:00Z">
        <w:r w:rsidRPr="002324F7" w:rsidDel="00476A7D">
          <w:delText>C</w:delText>
        </w:r>
      </w:del>
      <w:ins w:id="167" w:author="Ahmed" w:date="2020-05-06T14:25:00Z">
        <w:r w:rsidR="00476A7D">
          <w:t>c</w:t>
        </w:r>
      </w:ins>
      <w:r w:rsidRPr="002324F7">
        <w:t>an</w:t>
      </w:r>
      <w:ins w:id="168" w:author="Ahmed" w:date="2020-05-06T14:25:00Z">
        <w:r w:rsidR="00476A7D">
          <w:t>not</w:t>
        </w:r>
      </w:ins>
      <w:del w:id="169" w:author="Ahmed" w:date="2020-05-06T14:25:00Z">
        <w:r w:rsidRPr="002324F7" w:rsidDel="00476A7D">
          <w:delText>'t</w:delText>
        </w:r>
      </w:del>
      <w:r w:rsidRPr="002324F7">
        <w:t xml:space="preserve"> turn WiFi on and off on Android 10</w:t>
      </w:r>
      <w:bookmarkEnd w:id="164"/>
    </w:p>
    <w:p w14:paraId="67736061" w14:textId="77777777" w:rsidR="002324F7" w:rsidRDefault="002324F7" w:rsidP="002324F7">
      <w:pPr>
        <w:widowControl/>
        <w:jc w:val="left"/>
        <w:rPr>
          <w:rFonts w:ascii="Arial" w:eastAsia="MS Gothic" w:hAnsi="Arial"/>
          <w:sz w:val="28"/>
          <w:u w:val="single"/>
        </w:rPr>
      </w:pPr>
      <w:r w:rsidRPr="002324F7">
        <w:t>Some Android 10 models may no</w:t>
      </w:r>
      <w:ins w:id="170" w:author="Ahmed" w:date="2020-05-06T14:27:00Z">
        <w:r w:rsidR="002B76EB">
          <w:t xml:space="preserve"> longer permit apps to </w:t>
        </w:r>
      </w:ins>
      <w:del w:id="171" w:author="Ahmed" w:date="2020-05-06T14:27:00Z">
        <w:r w:rsidRPr="002324F7" w:rsidDel="002B76EB">
          <w:delText>t be able to turn</w:delText>
        </w:r>
      </w:del>
      <w:ins w:id="172" w:author="Ahmed" w:date="2020-05-06T14:27:00Z">
        <w:r w:rsidR="002B76EB">
          <w:t>switch</w:t>
        </w:r>
      </w:ins>
      <w:r w:rsidRPr="002324F7">
        <w:t xml:space="preserve"> </w:t>
      </w:r>
      <w:ins w:id="173" w:author="Ahmed" w:date="2020-05-06T14:27:00Z">
        <w:r w:rsidR="002B76EB" w:rsidRPr="002324F7">
          <w:t xml:space="preserve">WiFi </w:t>
        </w:r>
      </w:ins>
      <w:r w:rsidRPr="002324F7">
        <w:t xml:space="preserve">on </w:t>
      </w:r>
      <w:del w:id="174" w:author="Ahmed" w:date="2020-05-06T14:27:00Z">
        <w:r w:rsidRPr="002324F7" w:rsidDel="002B76EB">
          <w:delText xml:space="preserve">or </w:delText>
        </w:r>
      </w:del>
      <w:ins w:id="175" w:author="Ahmed" w:date="2020-05-06T14:27:00Z">
        <w:r w:rsidR="002B76EB">
          <w:t>and</w:t>
        </w:r>
        <w:r w:rsidR="002B76EB" w:rsidRPr="002324F7">
          <w:t xml:space="preserve"> </w:t>
        </w:r>
      </w:ins>
      <w:r w:rsidRPr="002324F7">
        <w:t>off</w:t>
      </w:r>
      <w:del w:id="176" w:author="Ahmed" w:date="2020-05-06T14:27:00Z">
        <w:r w:rsidRPr="002324F7" w:rsidDel="002B76EB">
          <w:delText xml:space="preserve"> WiFi from the app</w:delText>
        </w:r>
      </w:del>
      <w:r w:rsidRPr="002324F7">
        <w:t>, so please consider turning on WiFi</w:t>
      </w:r>
      <w:ins w:id="177" w:author="Ahmed" w:date="2020-05-06T14:27:00Z">
        <w:r w:rsidR="002B76EB">
          <w:t xml:space="preserve"> manually.</w:t>
        </w:r>
      </w:ins>
      <w:del w:id="178" w:author="Ahmed" w:date="2020-05-06T14:27:00Z">
        <w:r w:rsidRPr="002324F7" w:rsidDel="002B76EB">
          <w:delText>.</w:delText>
        </w:r>
      </w:del>
    </w:p>
    <w:p w14:paraId="50454D44" w14:textId="77777777" w:rsidR="002324F7" w:rsidRPr="00F930CB" w:rsidRDefault="002324F7" w:rsidP="000B5DA0">
      <w:pPr>
        <w:keepNext/>
        <w:keepLines/>
        <w:rPr>
          <w:sz w:val="21"/>
          <w:szCs w:val="21"/>
        </w:rPr>
      </w:pPr>
    </w:p>
    <w:p w14:paraId="0DB2165A" w14:textId="77777777" w:rsidR="00D522D3" w:rsidRPr="00D522D3" w:rsidRDefault="00D522D3" w:rsidP="000B5DA0">
      <w:pPr>
        <w:keepNext/>
        <w:keepLines/>
        <w:rPr>
          <w:sz w:val="21"/>
          <w:szCs w:val="21"/>
        </w:rPr>
      </w:pPr>
    </w:p>
    <w:p w14:paraId="04103CB6" w14:textId="77777777" w:rsidR="007738BC" w:rsidRPr="00F930CB" w:rsidRDefault="007738BC" w:rsidP="00745E84">
      <w:pPr>
        <w:keepNext/>
        <w:keepLines/>
        <w:rPr>
          <w:sz w:val="21"/>
          <w:szCs w:val="21"/>
        </w:rPr>
      </w:pPr>
    </w:p>
    <w:p w14:paraId="7DF5C690" w14:textId="77777777" w:rsidR="002324F7" w:rsidRDefault="002324F7">
      <w:pPr>
        <w:widowControl/>
        <w:jc w:val="left"/>
        <w:rPr>
          <w:rFonts w:ascii="Arial" w:eastAsia="MS Gothic" w:hAnsi="Arial"/>
          <w:sz w:val="28"/>
          <w:u w:val="single"/>
        </w:rPr>
      </w:pPr>
      <w:r>
        <w:br w:type="page"/>
      </w:r>
    </w:p>
    <w:p w14:paraId="58CF8835" w14:textId="77777777" w:rsidR="007738BC" w:rsidRPr="007738BC" w:rsidRDefault="007738BC" w:rsidP="002324F7">
      <w:pPr>
        <w:pStyle w:val="Heading2"/>
        <w:spacing w:before="360"/>
      </w:pPr>
      <w:bookmarkStart w:id="179" w:name="_Toc37231209"/>
      <w:r>
        <w:rPr>
          <w:rFonts w:hint="eastAsia"/>
        </w:rPr>
        <w:t>2.</w:t>
      </w:r>
      <w:r w:rsidR="00B812DD">
        <w:rPr>
          <w:rFonts w:hint="eastAsia"/>
        </w:rPr>
        <w:t>Archive</w:t>
      </w:r>
      <w:bookmarkEnd w:id="179"/>
    </w:p>
    <w:p w14:paraId="2CA949DF" w14:textId="77777777" w:rsidR="009653E6" w:rsidRPr="009F46D9" w:rsidRDefault="00B812DD" w:rsidP="002324F7">
      <w:pPr>
        <w:pStyle w:val="Heading3"/>
        <w:spacing w:before="360"/>
      </w:pPr>
      <w:bookmarkStart w:id="180" w:name="_Toc37231210"/>
      <w:r w:rsidRPr="00B812DD">
        <w:t xml:space="preserve">2.1. How to store photos and videos in </w:t>
      </w:r>
      <w:del w:id="181" w:author="Ahmed" w:date="2020-05-06T14:28:00Z">
        <w:r w:rsidRPr="00B812DD" w:rsidDel="002F6CDF">
          <w:delText xml:space="preserve">the </w:delText>
        </w:r>
      </w:del>
      <w:ins w:id="182" w:author="Ahmed" w:date="2020-05-06T14:28:00Z">
        <w:r w:rsidR="002F6CDF">
          <w:t>a</w:t>
        </w:r>
        <w:r w:rsidR="002F6CDF" w:rsidRPr="00B812DD">
          <w:t xml:space="preserve"> </w:t>
        </w:r>
      </w:ins>
      <w:r w:rsidRPr="00B812DD">
        <w:t>shooting year / month folder</w:t>
      </w:r>
      <w:bookmarkEnd w:id="180"/>
    </w:p>
    <w:p w14:paraId="7583CA13" w14:textId="77777777" w:rsidR="00E7039C" w:rsidRDefault="00B812DD" w:rsidP="00F55227">
      <w:pPr>
        <w:keepNext/>
        <w:keepLines/>
        <w:rPr>
          <w:sz w:val="21"/>
          <w:szCs w:val="21"/>
        </w:rPr>
      </w:pPr>
      <w:r w:rsidRPr="00B812DD">
        <w:rPr>
          <w:sz w:val="21"/>
          <w:szCs w:val="21"/>
        </w:rPr>
        <w:t xml:space="preserve">Tap the target folder in the Archive task </w:t>
      </w:r>
      <w:del w:id="183" w:author="Ahmed" w:date="2020-05-06T14:29:00Z">
        <w:r w:rsidRPr="00B812DD" w:rsidDel="008F03E5">
          <w:rPr>
            <w:sz w:val="21"/>
            <w:szCs w:val="21"/>
          </w:rPr>
          <w:delText xml:space="preserve">and </w:delText>
        </w:r>
      </w:del>
      <w:ins w:id="184" w:author="Ahmed" w:date="2020-05-06T14:29:00Z">
        <w:r w:rsidR="008F03E5">
          <w:rPr>
            <w:sz w:val="21"/>
            <w:szCs w:val="21"/>
          </w:rPr>
          <w:t>to</w:t>
        </w:r>
        <w:r w:rsidR="008F03E5" w:rsidRPr="00B812DD">
          <w:rPr>
            <w:sz w:val="21"/>
            <w:szCs w:val="21"/>
          </w:rPr>
          <w:t xml:space="preserve"> </w:t>
        </w:r>
      </w:ins>
      <w:r w:rsidRPr="00B812DD">
        <w:rPr>
          <w:sz w:val="21"/>
          <w:szCs w:val="21"/>
        </w:rPr>
        <w:t xml:space="preserve">display the </w:t>
      </w:r>
      <w:ins w:id="185" w:author="Ahmed" w:date="2020-05-06T14:29:00Z">
        <w:r w:rsidR="008F03E5">
          <w:rPr>
            <w:sz w:val="21"/>
            <w:szCs w:val="21"/>
          </w:rPr>
          <w:t xml:space="preserve">specific </w:t>
        </w:r>
      </w:ins>
      <w:del w:id="186" w:author="Ahmed" w:date="2020-05-06T14:29:00Z">
        <w:r w:rsidRPr="00B812DD" w:rsidDel="008F03E5">
          <w:rPr>
            <w:sz w:val="21"/>
            <w:szCs w:val="21"/>
          </w:rPr>
          <w:delText>options</w:delText>
        </w:r>
      </w:del>
      <w:ins w:id="187" w:author="Ahmed" w:date="2020-05-06T14:29:00Z">
        <w:r w:rsidR="008F03E5">
          <w:rPr>
            <w:sz w:val="21"/>
            <w:szCs w:val="21"/>
          </w:rPr>
          <w:t>archive sync settings</w:t>
        </w:r>
      </w:ins>
      <w:r w:rsidRPr="00B812DD">
        <w:rPr>
          <w:sz w:val="21"/>
          <w:szCs w:val="21"/>
        </w:rPr>
        <w:t>. Please enable the following option</w:t>
      </w:r>
      <w:ins w:id="188" w:author="Ahmed" w:date="2020-05-06T14:29:00Z">
        <w:r w:rsidR="008F03E5">
          <w:rPr>
            <w:sz w:val="21"/>
            <w:szCs w:val="21"/>
          </w:rPr>
          <w:t>s</w:t>
        </w:r>
      </w:ins>
      <w:r w:rsidRPr="00B812DD">
        <w:rPr>
          <w:sz w:val="21"/>
          <w:szCs w:val="21"/>
        </w:rPr>
        <w:t>.</w:t>
      </w:r>
    </w:p>
    <w:p w14:paraId="5BEC217A" w14:textId="77777777" w:rsidR="00E7039C" w:rsidRPr="00E7039C" w:rsidRDefault="00B812DD" w:rsidP="008E0953">
      <w:pPr>
        <w:pStyle w:val="ListParagraph"/>
        <w:keepNext/>
        <w:keepLines/>
        <w:numPr>
          <w:ilvl w:val="0"/>
          <w:numId w:val="10"/>
        </w:numPr>
        <w:ind w:leftChars="0"/>
        <w:rPr>
          <w:szCs w:val="21"/>
        </w:rPr>
      </w:pPr>
      <w:del w:id="189" w:author="Ahmed" w:date="2020-05-06T14:31:00Z">
        <w:r w:rsidRPr="00B812DD" w:rsidDel="008F03E5">
          <w:rPr>
            <w:szCs w:val="21"/>
          </w:rPr>
          <w:delText>Create a directory to change the filename and store when archiving</w:delText>
        </w:r>
      </w:del>
      <w:ins w:id="190" w:author="Ahmed" w:date="2020-05-06T14:31:00Z">
        <w:r w:rsidR="008F03E5">
          <w:rPr>
            <w:szCs w:val="21"/>
          </w:rPr>
          <w:t xml:space="preserve">Append the sync time/date to the directory name… will append the sync execution time and date to </w:t>
        </w:r>
      </w:ins>
      <w:ins w:id="191" w:author="Ahmed" w:date="2020-05-06T14:32:00Z">
        <w:r w:rsidR="008F03E5">
          <w:rPr>
            <w:szCs w:val="21"/>
          </w:rPr>
          <w:t>the target folder</w:t>
        </w:r>
      </w:ins>
      <w:ins w:id="192" w:author="Ahmed" w:date="2020-05-06T14:31:00Z">
        <w:r w:rsidR="008F03E5">
          <w:rPr>
            <w:szCs w:val="21"/>
          </w:rPr>
          <w:t xml:space="preserve"> </w:t>
        </w:r>
      </w:ins>
      <w:ins w:id="193" w:author="Ahmed" w:date="2020-05-06T14:33:00Z">
        <w:r w:rsidR="008F03E5">
          <w:rPr>
            <w:szCs w:val="21"/>
          </w:rPr>
          <w:t>name</w:t>
        </w:r>
      </w:ins>
    </w:p>
    <w:p w14:paraId="0CCD38CA" w14:textId="77777777" w:rsidR="009653E6" w:rsidRDefault="008F03E5" w:rsidP="0039656E">
      <w:pPr>
        <w:pStyle w:val="ListParagraph"/>
        <w:keepNext/>
        <w:keepLines/>
        <w:numPr>
          <w:ilvl w:val="0"/>
          <w:numId w:val="10"/>
        </w:numPr>
        <w:ind w:leftChars="0"/>
        <w:rPr>
          <w:szCs w:val="21"/>
        </w:rPr>
      </w:pPr>
      <w:ins w:id="194" w:author="Ahmed" w:date="2020-05-06T14:32:00Z">
        <w:r>
          <w:rPr>
            <w:szCs w:val="21"/>
          </w:rPr>
          <w:t xml:space="preserve">Append the photo/video shooting time/date to the directory name… will append the </w:t>
        </w:r>
      </w:ins>
      <w:ins w:id="195" w:author="Ahmed" w:date="2020-05-06T14:33:00Z">
        <w:r>
          <w:rPr>
            <w:szCs w:val="21"/>
          </w:rPr>
          <w:t>time and date on which the media was shot</w:t>
        </w:r>
      </w:ins>
      <w:ins w:id="196" w:author="Ahmed" w:date="2020-05-06T14:32:00Z">
        <w:r>
          <w:rPr>
            <w:szCs w:val="21"/>
          </w:rPr>
          <w:t xml:space="preserve"> to the target folder</w:t>
        </w:r>
      </w:ins>
      <w:ins w:id="197" w:author="Ahmed" w:date="2020-05-06T14:33:00Z">
        <w:r>
          <w:rPr>
            <w:szCs w:val="21"/>
          </w:rPr>
          <w:t xml:space="preserve"> name</w:t>
        </w:r>
      </w:ins>
      <w:del w:id="198" w:author="Ahmed" w:date="2020-05-06T14:32:00Z">
        <w:r w:rsidR="005B447E" w:rsidDel="008F03E5">
          <w:rPr>
            <w:rFonts w:hint="eastAsia"/>
            <w:szCs w:val="21"/>
          </w:rPr>
          <w:delText>Create a directory based on the date taken archiving and store the file</w:delText>
        </w:r>
      </w:del>
      <w:bookmarkEnd w:id="31"/>
    </w:p>
    <w:p w14:paraId="38084D56" w14:textId="77777777" w:rsidR="0039656E" w:rsidRPr="0039656E" w:rsidRDefault="0039656E" w:rsidP="0039656E">
      <w:pPr>
        <w:pStyle w:val="ListParagraph"/>
        <w:keepNext/>
        <w:keepLines/>
        <w:ind w:leftChars="0" w:left="420"/>
        <w:rPr>
          <w:szCs w:val="21"/>
        </w:rPr>
      </w:pPr>
      <w:r w:rsidRPr="0039656E">
        <w:rPr>
          <w:noProof/>
          <w:szCs w:val="21"/>
        </w:rPr>
        <w:drawing>
          <wp:inline distT="0" distB="0" distL="0" distR="0" wp14:anchorId="52C0F74B" wp14:editId="4FDBDAB4">
            <wp:extent cx="3657600" cy="2286000"/>
            <wp:effectExtent l="19050" t="0" r="0" b="0"/>
            <wp:docPr id="8" name="図 13" descr="F:\screen.png"/>
            <wp:cNvGraphicFramePr/>
            <a:graphic xmlns:a="http://schemas.openxmlformats.org/drawingml/2006/main">
              <a:graphicData uri="http://schemas.openxmlformats.org/drawingml/2006/picture">
                <pic:pic xmlns:pic="http://schemas.openxmlformats.org/drawingml/2006/picture">
                  <pic:nvPicPr>
                    <pic:cNvPr id="8" name="Picture 4" descr="F:\screen.png"/>
                    <pic:cNvPicPr>
                      <a:picLocks noChangeAspect="1" noChangeArrowheads="1"/>
                    </pic:cNvPicPr>
                  </pic:nvPicPr>
                  <pic:blipFill>
                    <a:blip r:embed="rId18" cstate="print"/>
                    <a:srcRect/>
                    <a:stretch>
                      <a:fillRect/>
                    </a:stretch>
                  </pic:blipFill>
                  <pic:spPr bwMode="auto">
                    <a:xfrm>
                      <a:off x="0" y="0"/>
                      <a:ext cx="3657600" cy="2286000"/>
                    </a:xfrm>
                    <a:prstGeom prst="rect">
                      <a:avLst/>
                    </a:prstGeom>
                    <a:noFill/>
                  </pic:spPr>
                </pic:pic>
              </a:graphicData>
            </a:graphic>
          </wp:inline>
        </w:drawing>
      </w:r>
    </w:p>
    <w:p w14:paraId="318BBFAC" w14:textId="77777777" w:rsidR="007738BC" w:rsidRDefault="007738BC" w:rsidP="007738BC"/>
    <w:p w14:paraId="594504BF" w14:textId="77777777" w:rsidR="002F3333" w:rsidRDefault="002F3333">
      <w:pPr>
        <w:widowControl/>
        <w:jc w:val="left"/>
        <w:rPr>
          <w:rFonts w:ascii="Arial" w:eastAsia="MS Gothic" w:hAnsi="Arial"/>
          <w:sz w:val="28"/>
          <w:u w:val="single"/>
        </w:rPr>
      </w:pPr>
      <w:r>
        <w:br w:type="page"/>
      </w:r>
    </w:p>
    <w:p w14:paraId="47D3F65E" w14:textId="77777777" w:rsidR="007738BC" w:rsidRDefault="007738BC" w:rsidP="002324F7">
      <w:pPr>
        <w:pStyle w:val="Heading2"/>
        <w:spacing w:before="360"/>
      </w:pPr>
      <w:bookmarkStart w:id="199" w:name="_Toc37231211"/>
      <w:r>
        <w:rPr>
          <w:rFonts w:hint="eastAsia"/>
        </w:rPr>
        <w:t>3.</w:t>
      </w:r>
      <w:r w:rsidR="00B15086">
        <w:rPr>
          <w:rFonts w:hint="eastAsia"/>
        </w:rPr>
        <w:t xml:space="preserve"> </w:t>
      </w:r>
      <w:del w:id="200" w:author="Ahmed" w:date="2020-05-06T14:34:00Z">
        <w:r w:rsidR="00B15086" w:rsidRPr="00B15086" w:rsidDel="00F067EE">
          <w:delText xml:space="preserve">Cooperation </w:delText>
        </w:r>
      </w:del>
      <w:ins w:id="201" w:author="Ahmed" w:date="2020-05-06T14:34:00Z">
        <w:r w:rsidR="00F067EE">
          <w:t>Connexion</w:t>
        </w:r>
        <w:r w:rsidR="00F067EE" w:rsidRPr="00B15086">
          <w:t xml:space="preserve"> </w:t>
        </w:r>
      </w:ins>
      <w:r w:rsidR="00B15086" w:rsidRPr="00B15086">
        <w:t>with external applications</w:t>
      </w:r>
      <w:bookmarkEnd w:id="199"/>
    </w:p>
    <w:p w14:paraId="299F4BF7" w14:textId="77777777" w:rsidR="007738BC" w:rsidRPr="009F46D9" w:rsidRDefault="00B15086" w:rsidP="002324F7">
      <w:pPr>
        <w:pStyle w:val="Heading3"/>
        <w:spacing w:before="360"/>
      </w:pPr>
      <w:bookmarkStart w:id="202" w:name="_Toc37231212"/>
      <w:r w:rsidRPr="00B15086">
        <w:t>3.1. How do I synchronize from an external application?</w:t>
      </w:r>
      <w:bookmarkEnd w:id="202"/>
    </w:p>
    <w:p w14:paraId="5F321812" w14:textId="77777777" w:rsidR="007738BC" w:rsidRPr="009F46D9" w:rsidRDefault="00B15086" w:rsidP="002F3333">
      <w:pPr>
        <w:rPr>
          <w:sz w:val="21"/>
          <w:szCs w:val="21"/>
        </w:rPr>
      </w:pPr>
      <w:r w:rsidRPr="00B15086">
        <w:rPr>
          <w:sz w:val="21"/>
          <w:szCs w:val="21"/>
        </w:rPr>
        <w:t>For details, refer to PDF "5. Linkage with other applications" on the following link.</w:t>
      </w:r>
    </w:p>
    <w:p w14:paraId="1FD26679" w14:textId="77777777" w:rsidR="007738BC" w:rsidRDefault="006B125F" w:rsidP="002F3333">
      <w:hyperlink r:id="rId19" w:history="1">
        <w:r w:rsidR="007738BC" w:rsidRPr="009F46D9">
          <w:rPr>
            <w:rStyle w:val="Hyperlink"/>
            <w:sz w:val="21"/>
            <w:szCs w:val="21"/>
          </w:rPr>
          <w:t>https://drive.google.com/file/d/0B77t0XpnNT7OSzBzcV9SemEwbkE/view?usp=sharing</w:t>
        </w:r>
      </w:hyperlink>
    </w:p>
    <w:p w14:paraId="65B1F411" w14:textId="77777777" w:rsidR="007738BC" w:rsidRPr="00F6623E" w:rsidRDefault="00FE1C79" w:rsidP="00FE1C79">
      <w:pPr>
        <w:pStyle w:val="Heading4"/>
      </w:pPr>
      <w:bookmarkStart w:id="203" w:name="_Toc37231213"/>
      <w:r>
        <w:rPr>
          <w:rFonts w:hint="eastAsia"/>
        </w:rPr>
        <w:t>3.1.1.</w:t>
      </w:r>
      <w:r w:rsidR="007738BC" w:rsidRPr="00F6623E">
        <w:rPr>
          <w:rFonts w:hint="eastAsia"/>
        </w:rPr>
        <w:t>Tasker</w:t>
      </w:r>
      <w:r w:rsidR="00B15086">
        <w:rPr>
          <w:rFonts w:hint="eastAsia"/>
        </w:rPr>
        <w:t xml:space="preserve"> example</w:t>
      </w:r>
      <w:bookmarkEnd w:id="203"/>
      <w:r w:rsidR="00B15086" w:rsidRPr="00F6623E">
        <w:t xml:space="preserve"> </w:t>
      </w:r>
    </w:p>
    <w:p w14:paraId="76ED0E48" w14:textId="77777777" w:rsidR="007738BC" w:rsidRPr="00894CF4" w:rsidRDefault="007738BC" w:rsidP="007738BC">
      <w:pPr>
        <w:keepNext/>
        <w:keepLines/>
      </w:pPr>
      <w:r>
        <w:rPr>
          <w:noProof/>
        </w:rPr>
        <w:drawing>
          <wp:inline distT="0" distB="0" distL="0" distR="0" wp14:anchorId="4061F8CB" wp14:editId="09924F94">
            <wp:extent cx="3664429" cy="5831983"/>
            <wp:effectExtent l="19050" t="0" r="0" b="0"/>
            <wp:docPr id="5"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3677808" cy="5853276"/>
                    </a:xfrm>
                    <a:prstGeom prst="rect">
                      <a:avLst/>
                    </a:prstGeom>
                    <a:noFill/>
                    <a:ln w="9525">
                      <a:noFill/>
                      <a:miter lim="800000"/>
                      <a:headEnd/>
                      <a:tailEnd/>
                    </a:ln>
                  </pic:spPr>
                </pic:pic>
              </a:graphicData>
            </a:graphic>
          </wp:inline>
        </w:drawing>
      </w:r>
    </w:p>
    <w:p w14:paraId="7F49E5C0" w14:textId="77777777" w:rsidR="007738BC" w:rsidRPr="002E18A3" w:rsidRDefault="007738BC" w:rsidP="007738BC">
      <w:pPr>
        <w:pStyle w:val="ListParagraph"/>
        <w:numPr>
          <w:ilvl w:val="0"/>
          <w:numId w:val="15"/>
        </w:numPr>
        <w:ind w:leftChars="0"/>
        <w:rPr>
          <w:szCs w:val="21"/>
          <w:lang w:val="fr-CH"/>
        </w:rPr>
      </w:pPr>
      <w:r w:rsidRPr="002E18A3">
        <w:rPr>
          <w:rFonts w:asciiTheme="minorEastAsia" w:eastAsiaTheme="minorEastAsia" w:hAnsiTheme="minorEastAsia" w:hint="eastAsia"/>
          <w:sz w:val="20"/>
          <w:szCs w:val="20"/>
          <w:lang w:val="fr-CH"/>
        </w:rPr>
        <w:t xml:space="preserve">Action : </w:t>
      </w:r>
      <w:r w:rsidRPr="002E18A3">
        <w:rPr>
          <w:rFonts w:asciiTheme="minorEastAsia" w:eastAsiaTheme="minorEastAsia" w:hAnsiTheme="minorEastAsia"/>
          <w:sz w:val="20"/>
          <w:szCs w:val="20"/>
          <w:lang w:val="fr-CH"/>
        </w:rPr>
        <w:t>com.sentaroh.android.SMBSync2.ACTION_START_SYNC</w:t>
      </w:r>
    </w:p>
    <w:p w14:paraId="50FFF1DB" w14:textId="77777777" w:rsidR="007738BC" w:rsidRPr="00B660E6" w:rsidRDefault="007738BC" w:rsidP="007738BC">
      <w:pPr>
        <w:pStyle w:val="ListParagraph"/>
        <w:numPr>
          <w:ilvl w:val="0"/>
          <w:numId w:val="15"/>
        </w:numPr>
        <w:ind w:leftChars="0"/>
        <w:rPr>
          <w:szCs w:val="21"/>
        </w:rPr>
      </w:pPr>
      <w:r>
        <w:rPr>
          <w:rFonts w:asciiTheme="minorEastAsia" w:eastAsiaTheme="minorEastAsia" w:hAnsiTheme="minorEastAsia" w:hint="eastAsia"/>
          <w:sz w:val="20"/>
          <w:szCs w:val="20"/>
        </w:rPr>
        <w:t xml:space="preserve">Extra : </w:t>
      </w:r>
      <w:r w:rsidRPr="00B660E6">
        <w:rPr>
          <w:rFonts w:asciiTheme="minorEastAsia" w:eastAsiaTheme="minorEastAsia" w:hAnsiTheme="minorEastAsia"/>
          <w:sz w:val="20"/>
          <w:szCs w:val="20"/>
        </w:rPr>
        <w:t>SyncProfile:prof1, prof2</w:t>
      </w:r>
    </w:p>
    <w:p w14:paraId="05EE492F" w14:textId="77777777" w:rsidR="002F3333" w:rsidRPr="00B62D89" w:rsidRDefault="007738BC" w:rsidP="002F3333">
      <w:pPr>
        <w:pStyle w:val="ListParagraph"/>
        <w:numPr>
          <w:ilvl w:val="0"/>
          <w:numId w:val="15"/>
        </w:numPr>
        <w:ind w:leftChars="0"/>
        <w:rPr>
          <w:szCs w:val="21"/>
        </w:rPr>
      </w:pPr>
      <w:r>
        <w:rPr>
          <w:rFonts w:asciiTheme="minorEastAsia" w:eastAsiaTheme="minorEastAsia" w:hAnsiTheme="minorEastAsia" w:hint="eastAsia"/>
          <w:sz w:val="20"/>
          <w:szCs w:val="20"/>
        </w:rPr>
        <w:t>Target : Activity</w:t>
      </w:r>
    </w:p>
    <w:p w14:paraId="217A55C2" w14:textId="77777777" w:rsidR="00B62D89" w:rsidRDefault="00B62D89" w:rsidP="00B62D89">
      <w:pPr>
        <w:rPr>
          <w:szCs w:val="21"/>
        </w:rPr>
      </w:pPr>
    </w:p>
    <w:p w14:paraId="6D38CA77" w14:textId="77777777" w:rsidR="00B62D89" w:rsidRDefault="00B62D89" w:rsidP="00B62D89">
      <w:pPr>
        <w:rPr>
          <w:szCs w:val="21"/>
        </w:rPr>
      </w:pPr>
      <w:r w:rsidRPr="00B62D89">
        <w:rPr>
          <w:szCs w:val="21"/>
        </w:rPr>
        <w:t>See the link below for sample tasks.</w:t>
      </w:r>
    </w:p>
    <w:p w14:paraId="36BC3303" w14:textId="77777777" w:rsidR="00B62D89" w:rsidRPr="00013872" w:rsidRDefault="006B125F" w:rsidP="00B62D89">
      <w:pPr>
        <w:rPr>
          <w:szCs w:val="21"/>
        </w:rPr>
      </w:pPr>
      <w:hyperlink r:id="rId21" w:history="1">
        <w:r w:rsidR="00B62D89" w:rsidRPr="00013872">
          <w:rPr>
            <w:rStyle w:val="Hyperlink"/>
            <w:szCs w:val="21"/>
          </w:rPr>
          <w:t>https://drive.google.com/file/d/1AV1pIXlaR9yXlam3TTXBR85m-g22SXSr/view?usp=sharing</w:t>
        </w:r>
      </w:hyperlink>
    </w:p>
    <w:p w14:paraId="6CFDD6A0" w14:textId="77777777" w:rsidR="00B62D89" w:rsidRPr="00B62D89" w:rsidRDefault="00B62D89" w:rsidP="00B62D89">
      <w:pPr>
        <w:rPr>
          <w:szCs w:val="21"/>
        </w:rPr>
      </w:pPr>
    </w:p>
    <w:p w14:paraId="611F9E7A" w14:textId="77777777" w:rsidR="007738BC" w:rsidRPr="00F6623E" w:rsidRDefault="00FE1C79" w:rsidP="00FE1C79">
      <w:pPr>
        <w:pStyle w:val="Heading4"/>
      </w:pPr>
      <w:bookmarkStart w:id="204" w:name="_Toc37231214"/>
      <w:r>
        <w:rPr>
          <w:rFonts w:hint="eastAsia"/>
        </w:rPr>
        <w:t>3.1.2.</w:t>
      </w:r>
      <w:r w:rsidR="007738BC" w:rsidRPr="00F6623E">
        <w:rPr>
          <w:rFonts w:hint="eastAsia"/>
        </w:rPr>
        <w:t>AutoMagic</w:t>
      </w:r>
      <w:r w:rsidR="00B15086" w:rsidRPr="00F6623E">
        <w:t xml:space="preserve"> </w:t>
      </w:r>
      <w:r w:rsidR="00B15086">
        <w:rPr>
          <w:rFonts w:hint="eastAsia"/>
        </w:rPr>
        <w:t>Example</w:t>
      </w:r>
      <w:bookmarkEnd w:id="204"/>
    </w:p>
    <w:p w14:paraId="150F8CF5" w14:textId="77777777" w:rsidR="007738BC" w:rsidRDefault="007738BC" w:rsidP="007738BC">
      <w:pPr>
        <w:keepNext/>
        <w:keepLines/>
        <w:wordWrap w:val="0"/>
        <w:rPr>
          <w:sz w:val="21"/>
          <w:szCs w:val="21"/>
        </w:rPr>
      </w:pPr>
      <w:r w:rsidRPr="00B660E6">
        <w:rPr>
          <w:noProof/>
          <w:sz w:val="21"/>
          <w:szCs w:val="21"/>
        </w:rPr>
        <w:drawing>
          <wp:inline distT="0" distB="0" distL="0" distR="0" wp14:anchorId="4D038D59" wp14:editId="1C526C19">
            <wp:extent cx="3707561" cy="6340853"/>
            <wp:effectExtent l="19050" t="0" r="7189" b="0"/>
            <wp:docPr id="7" name="図 19" descr="E:\Screenshot_2019-01-05-02-4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creenshot_2019-01-05-02-49-31.jpg"/>
                    <pic:cNvPicPr>
                      <a:picLocks noChangeAspect="1" noChangeArrowheads="1"/>
                    </pic:cNvPicPr>
                  </pic:nvPicPr>
                  <pic:blipFill>
                    <a:blip r:embed="rId22" cstate="print"/>
                    <a:srcRect/>
                    <a:stretch>
                      <a:fillRect/>
                    </a:stretch>
                  </pic:blipFill>
                  <pic:spPr bwMode="auto">
                    <a:xfrm>
                      <a:off x="0" y="0"/>
                      <a:ext cx="3731504" cy="6381802"/>
                    </a:xfrm>
                    <a:prstGeom prst="rect">
                      <a:avLst/>
                    </a:prstGeom>
                    <a:noFill/>
                    <a:ln w="9525">
                      <a:noFill/>
                      <a:miter lim="800000"/>
                      <a:headEnd/>
                      <a:tailEnd/>
                    </a:ln>
                  </pic:spPr>
                </pic:pic>
              </a:graphicData>
            </a:graphic>
          </wp:inline>
        </w:drawing>
      </w:r>
    </w:p>
    <w:p w14:paraId="109F564B" w14:textId="77777777" w:rsidR="007738BC" w:rsidRPr="00B660E6" w:rsidRDefault="007738BC" w:rsidP="007738BC">
      <w:pPr>
        <w:pStyle w:val="ListParagraph"/>
        <w:keepNext/>
        <w:keepLines/>
        <w:numPr>
          <w:ilvl w:val="0"/>
          <w:numId w:val="13"/>
        </w:numPr>
        <w:wordWrap w:val="0"/>
        <w:ind w:leftChars="0"/>
        <w:rPr>
          <w:szCs w:val="21"/>
        </w:rPr>
      </w:pPr>
      <w:r w:rsidRPr="00B660E6">
        <w:rPr>
          <w:szCs w:val="21"/>
        </w:rPr>
        <w:t>Action type</w:t>
      </w:r>
      <w:r w:rsidRPr="00B660E6">
        <w:rPr>
          <w:rFonts w:hint="eastAsia"/>
          <w:szCs w:val="21"/>
        </w:rPr>
        <w:t xml:space="preserve"> : </w:t>
      </w:r>
      <w:r w:rsidRPr="00B660E6">
        <w:rPr>
          <w:szCs w:val="21"/>
        </w:rPr>
        <w:t>Start Activity</w:t>
      </w:r>
    </w:p>
    <w:p w14:paraId="4BBE3311" w14:textId="77777777" w:rsidR="007738BC" w:rsidRPr="002E18A3" w:rsidRDefault="007738BC" w:rsidP="007738BC">
      <w:pPr>
        <w:pStyle w:val="ListParagraph"/>
        <w:keepNext/>
        <w:keepLines/>
        <w:numPr>
          <w:ilvl w:val="0"/>
          <w:numId w:val="13"/>
        </w:numPr>
        <w:wordWrap w:val="0"/>
        <w:ind w:leftChars="0"/>
        <w:rPr>
          <w:szCs w:val="21"/>
          <w:lang w:val="fr-CH"/>
        </w:rPr>
      </w:pPr>
      <w:r w:rsidRPr="002E18A3">
        <w:rPr>
          <w:szCs w:val="21"/>
          <w:lang w:val="fr-CH"/>
        </w:rPr>
        <w:t>Action</w:t>
      </w:r>
      <w:r w:rsidRPr="002E18A3">
        <w:rPr>
          <w:rFonts w:hint="eastAsia"/>
          <w:szCs w:val="21"/>
          <w:lang w:val="fr-CH"/>
        </w:rPr>
        <w:t xml:space="preserve"> : </w:t>
      </w:r>
      <w:r w:rsidRPr="002E18A3">
        <w:rPr>
          <w:szCs w:val="21"/>
          <w:lang w:val="fr-CH"/>
        </w:rPr>
        <w:t>com.sentaroh.android.SMBSync2.ACTION_START_SYNC</w:t>
      </w:r>
    </w:p>
    <w:p w14:paraId="5AB9F960" w14:textId="77777777" w:rsidR="007738BC" w:rsidRPr="002F3333" w:rsidRDefault="007738BC" w:rsidP="007738BC">
      <w:pPr>
        <w:pStyle w:val="ListParagraph"/>
        <w:keepNext/>
        <w:keepLines/>
        <w:numPr>
          <w:ilvl w:val="0"/>
          <w:numId w:val="13"/>
        </w:numPr>
        <w:wordWrap w:val="0"/>
        <w:ind w:leftChars="0"/>
        <w:rPr>
          <w:szCs w:val="21"/>
        </w:rPr>
      </w:pPr>
      <w:r w:rsidRPr="002F3333">
        <w:rPr>
          <w:szCs w:val="21"/>
        </w:rPr>
        <w:t>Extra</w:t>
      </w:r>
      <w:r w:rsidRPr="002F3333">
        <w:rPr>
          <w:rFonts w:hint="eastAsia"/>
          <w:szCs w:val="21"/>
        </w:rPr>
        <w:t xml:space="preserve"> : </w:t>
      </w:r>
      <w:r w:rsidRPr="002F3333">
        <w:rPr>
          <w:szCs w:val="21"/>
        </w:rPr>
        <w:t>putString(“SyncProfile”,”prof1, prof2”);</w:t>
      </w:r>
    </w:p>
    <w:p w14:paraId="2BA0CECA" w14:textId="77777777" w:rsidR="008118F4" w:rsidRDefault="008118F4">
      <w:pPr>
        <w:widowControl/>
        <w:jc w:val="left"/>
      </w:pPr>
    </w:p>
    <w:p w14:paraId="5329D8F9" w14:textId="77777777" w:rsidR="00B62D89" w:rsidRDefault="00B62D89" w:rsidP="00B62D89">
      <w:pPr>
        <w:widowControl/>
        <w:jc w:val="left"/>
      </w:pPr>
      <w:r w:rsidRPr="00B62D89">
        <w:t xml:space="preserve">See the link below for sample </w:t>
      </w:r>
      <w:r>
        <w:rPr>
          <w:rFonts w:hint="eastAsia"/>
        </w:rPr>
        <w:t>flows</w:t>
      </w:r>
      <w:r w:rsidRPr="00B62D89">
        <w:t>.</w:t>
      </w:r>
    </w:p>
    <w:p w14:paraId="0775AE23" w14:textId="77777777" w:rsidR="00B62D89" w:rsidRDefault="006B125F" w:rsidP="00B62D89">
      <w:pPr>
        <w:widowControl/>
        <w:jc w:val="left"/>
      </w:pPr>
      <w:hyperlink r:id="rId23" w:history="1">
        <w:r w:rsidR="00B62D89" w:rsidRPr="00013872">
          <w:rPr>
            <w:rStyle w:val="Hyperlink"/>
          </w:rPr>
          <w:t>https://drive.google.com/file/d/1-0uQtq9tpnGTDWmv7_BfNo2PFvmte8h8/view?usp=sharing</w:t>
        </w:r>
      </w:hyperlink>
    </w:p>
    <w:p w14:paraId="48A63AD9" w14:textId="77777777" w:rsidR="00B62D89" w:rsidRPr="00B62D89" w:rsidRDefault="00B62D89">
      <w:pPr>
        <w:widowControl/>
        <w:jc w:val="left"/>
        <w:rPr>
          <w:rFonts w:ascii="Arial" w:eastAsia="MS Gothic" w:hAnsi="Arial"/>
          <w:sz w:val="28"/>
          <w:u w:val="single"/>
        </w:rPr>
      </w:pPr>
    </w:p>
    <w:p w14:paraId="2C2C7146" w14:textId="77777777" w:rsidR="00B62D89" w:rsidRDefault="00B62D89">
      <w:pPr>
        <w:widowControl/>
        <w:jc w:val="left"/>
        <w:rPr>
          <w:rFonts w:ascii="Arial" w:eastAsia="MS Gothic" w:hAnsi="Arial"/>
          <w:sz w:val="28"/>
          <w:u w:val="single"/>
        </w:rPr>
      </w:pPr>
      <w:r>
        <w:br w:type="page"/>
      </w:r>
    </w:p>
    <w:p w14:paraId="4002471F" w14:textId="77777777" w:rsidR="007738BC" w:rsidRDefault="008118F4" w:rsidP="002324F7">
      <w:pPr>
        <w:pStyle w:val="Heading2"/>
        <w:spacing w:before="360"/>
      </w:pPr>
      <w:bookmarkStart w:id="205" w:name="_Toc37231215"/>
      <w:r>
        <w:rPr>
          <w:rFonts w:hint="eastAsia"/>
        </w:rPr>
        <w:t>4</w:t>
      </w:r>
      <w:r w:rsidR="007738BC">
        <w:rPr>
          <w:rFonts w:hint="eastAsia"/>
        </w:rPr>
        <w:t>.SDCARD/USB</w:t>
      </w:r>
      <w:bookmarkEnd w:id="205"/>
    </w:p>
    <w:p w14:paraId="326F4F0C" w14:textId="77777777" w:rsidR="007738BC" w:rsidRPr="009F46D9" w:rsidRDefault="00B15086" w:rsidP="002324F7">
      <w:pPr>
        <w:pStyle w:val="Heading3"/>
        <w:spacing w:before="360"/>
      </w:pPr>
      <w:bookmarkStart w:id="206" w:name="_Toc37231216"/>
      <w:r w:rsidRPr="00B15086">
        <w:t xml:space="preserve">4.1. </w:t>
      </w:r>
      <w:ins w:id="207" w:author="Ahmed" w:date="2020-05-06T14:35:00Z">
        <w:r w:rsidR="001A6B0D" w:rsidRPr="001A6B0D">
          <w:t>SMBSync2 does not recognize the SDCARD or USB media</w:t>
        </w:r>
      </w:ins>
      <w:del w:id="208" w:author="Ahmed" w:date="2020-05-06T14:35:00Z">
        <w:r w:rsidRPr="00B15086" w:rsidDel="001A6B0D">
          <w:delText>Applications do not recognize SDCARD or USB media</w:delText>
        </w:r>
      </w:del>
      <w:bookmarkEnd w:id="206"/>
    </w:p>
    <w:p w14:paraId="73385094" w14:textId="77777777" w:rsidR="00B15086" w:rsidRPr="00B15086" w:rsidRDefault="00960FEC" w:rsidP="00B15086">
      <w:pPr>
        <w:rPr>
          <w:sz w:val="21"/>
          <w:szCs w:val="21"/>
        </w:rPr>
      </w:pPr>
      <w:ins w:id="209" w:author="Ahmed" w:date="2020-05-06T14:37:00Z">
        <w:r>
          <w:rPr>
            <w:sz w:val="21"/>
            <w:szCs w:val="21"/>
          </w:rPr>
          <w:t xml:space="preserve">To be accessed by SMBSync2, </w:t>
        </w:r>
      </w:ins>
      <w:del w:id="210" w:author="Ahmed" w:date="2020-05-06T14:37:00Z">
        <w:r w:rsidR="00B15086" w:rsidRPr="00B15086" w:rsidDel="00960FEC">
          <w:rPr>
            <w:sz w:val="21"/>
            <w:szCs w:val="21"/>
          </w:rPr>
          <w:delText xml:space="preserve">For SMBSync 2 </w:delText>
        </w:r>
      </w:del>
      <w:r w:rsidR="00B15086" w:rsidRPr="00B15086">
        <w:rPr>
          <w:sz w:val="21"/>
          <w:szCs w:val="21"/>
        </w:rPr>
        <w:t xml:space="preserve">SDCARD or USB media must be mounted at /storage/xxxx-xxxx. (xxxx-xxxx is a UUID </w:t>
      </w:r>
      <w:del w:id="211" w:author="Ahmed" w:date="2020-05-06T14:37:00Z">
        <w:r w:rsidR="00B15086" w:rsidRPr="00B15086" w:rsidDel="00960FEC">
          <w:rPr>
            <w:sz w:val="21"/>
            <w:szCs w:val="21"/>
          </w:rPr>
          <w:delText xml:space="preserve">and </w:delText>
        </w:r>
      </w:del>
      <w:ins w:id="212" w:author="Ahmed" w:date="2020-05-06T14:37:00Z">
        <w:r>
          <w:rPr>
            <w:sz w:val="21"/>
            <w:szCs w:val="21"/>
          </w:rPr>
          <w:t>with</w:t>
        </w:r>
        <w:r w:rsidRPr="00B15086">
          <w:rPr>
            <w:sz w:val="21"/>
            <w:szCs w:val="21"/>
          </w:rPr>
          <w:t xml:space="preserve"> </w:t>
        </w:r>
      </w:ins>
      <w:r w:rsidR="00B15086" w:rsidRPr="00B15086">
        <w:rPr>
          <w:sz w:val="21"/>
          <w:szCs w:val="21"/>
        </w:rPr>
        <w:t xml:space="preserve">a combination of </w:t>
      </w:r>
      <w:del w:id="213" w:author="Ahmed" w:date="2020-05-06T14:38:00Z">
        <w:r w:rsidR="00B15086" w:rsidRPr="00B15086" w:rsidDel="00960FEC">
          <w:rPr>
            <w:sz w:val="21"/>
            <w:szCs w:val="21"/>
          </w:rPr>
          <w:delText xml:space="preserve">love </w:delText>
        </w:r>
      </w:del>
      <w:ins w:id="214" w:author="Ahmed" w:date="2020-05-06T14:38:00Z">
        <w:r>
          <w:rPr>
            <w:sz w:val="21"/>
            <w:szCs w:val="21"/>
          </w:rPr>
          <w:t>letters and</w:t>
        </w:r>
        <w:r w:rsidRPr="00B15086">
          <w:rPr>
            <w:sz w:val="21"/>
            <w:szCs w:val="21"/>
          </w:rPr>
          <w:t xml:space="preserve"> </w:t>
        </w:r>
      </w:ins>
      <w:r w:rsidR="00B15086" w:rsidRPr="00B15086">
        <w:rPr>
          <w:sz w:val="21"/>
          <w:szCs w:val="21"/>
        </w:rPr>
        <w:t>numbers)</w:t>
      </w:r>
    </w:p>
    <w:p w14:paraId="52783A12" w14:textId="77777777" w:rsidR="00B15086" w:rsidRPr="00B15086" w:rsidRDefault="00960FEC" w:rsidP="00B15086">
      <w:pPr>
        <w:rPr>
          <w:sz w:val="21"/>
          <w:szCs w:val="21"/>
        </w:rPr>
      </w:pPr>
      <w:ins w:id="215" w:author="Ahmed" w:date="2020-05-06T14:38:00Z">
        <w:r>
          <w:rPr>
            <w:sz w:val="21"/>
            <w:szCs w:val="21"/>
          </w:rPr>
          <w:t xml:space="preserve">After properly mounting the storage, you must give </w:t>
        </w:r>
      </w:ins>
      <w:del w:id="216" w:author="Ahmed" w:date="2020-05-06T14:38:00Z">
        <w:r w:rsidR="00B15086" w:rsidRPr="00B15086" w:rsidDel="00960FEC">
          <w:rPr>
            <w:sz w:val="21"/>
            <w:szCs w:val="21"/>
          </w:rPr>
          <w:delText>Mount correctly on the mount point</w:delText>
        </w:r>
      </w:del>
      <w:ins w:id="217" w:author="Ahmed" w:date="2020-05-06T14:38:00Z">
        <w:r>
          <w:rPr>
            <w:sz w:val="21"/>
            <w:szCs w:val="21"/>
          </w:rPr>
          <w:t>SMBSync2</w:t>
        </w:r>
      </w:ins>
      <w:ins w:id="218" w:author="Ahmed" w:date="2020-05-06T14:39:00Z">
        <w:r>
          <w:rPr>
            <w:sz w:val="21"/>
            <w:szCs w:val="21"/>
          </w:rPr>
          <w:t xml:space="preserve"> permissions to Storage, Media and</w:t>
        </w:r>
      </w:ins>
      <w:del w:id="219" w:author="Ahmed" w:date="2020-05-06T14:39:00Z">
        <w:r w:rsidR="00B15086" w:rsidRPr="00B15086" w:rsidDel="00960FEC">
          <w:rPr>
            <w:sz w:val="21"/>
            <w:szCs w:val="21"/>
          </w:rPr>
          <w:delText xml:space="preserve"> and give</w:delText>
        </w:r>
      </w:del>
      <w:r w:rsidR="00B15086" w:rsidRPr="00B15086">
        <w:rPr>
          <w:sz w:val="21"/>
          <w:szCs w:val="21"/>
        </w:rPr>
        <w:t xml:space="preserve"> SDCARD </w:t>
      </w:r>
      <w:del w:id="220" w:author="Ahmed" w:date="2020-05-06T14:39:00Z">
        <w:r w:rsidR="00B15086" w:rsidRPr="00B15086" w:rsidDel="00960FEC">
          <w:rPr>
            <w:sz w:val="21"/>
            <w:szCs w:val="21"/>
          </w:rPr>
          <w:delText>permission</w:delText>
        </w:r>
      </w:del>
      <w:ins w:id="221" w:author="Ahmed" w:date="2020-05-06T14:39:00Z">
        <w:r>
          <w:rPr>
            <w:sz w:val="21"/>
            <w:szCs w:val="21"/>
          </w:rPr>
          <w:t>when prompted</w:t>
        </w:r>
      </w:ins>
      <w:r w:rsidR="00B15086" w:rsidRPr="00B15086">
        <w:rPr>
          <w:sz w:val="21"/>
          <w:szCs w:val="21"/>
        </w:rPr>
        <w:t>.</w:t>
      </w:r>
    </w:p>
    <w:p w14:paraId="6958AB90" w14:textId="77777777" w:rsidR="007738BC" w:rsidRDefault="00B15086" w:rsidP="00B15086">
      <w:pPr>
        <w:rPr>
          <w:sz w:val="21"/>
          <w:szCs w:val="21"/>
        </w:rPr>
      </w:pPr>
      <w:r w:rsidRPr="00B15086">
        <w:rPr>
          <w:sz w:val="21"/>
          <w:szCs w:val="21"/>
        </w:rPr>
        <w:t xml:space="preserve">If SDCARD permission is not given, please send </w:t>
      </w:r>
      <w:ins w:id="222" w:author="Ahmed" w:date="2020-05-06T14:39:00Z">
        <w:r w:rsidR="00960FEC">
          <w:rPr>
            <w:sz w:val="21"/>
            <w:szCs w:val="21"/>
          </w:rPr>
          <w:t xml:space="preserve">the </w:t>
        </w:r>
      </w:ins>
      <w:ins w:id="223" w:author="Ahmed" w:date="2020-05-06T14:41:00Z">
        <w:r w:rsidR="00960FEC">
          <w:rPr>
            <w:sz w:val="21"/>
            <w:szCs w:val="21"/>
          </w:rPr>
          <w:t>system details</w:t>
        </w:r>
      </w:ins>
      <w:del w:id="224" w:author="Ahmed" w:date="2020-05-06T14:40:00Z">
        <w:r w:rsidRPr="00B15086" w:rsidDel="00960FEC">
          <w:rPr>
            <w:sz w:val="21"/>
            <w:szCs w:val="21"/>
          </w:rPr>
          <w:delText>information</w:delText>
        </w:r>
      </w:del>
      <w:r w:rsidRPr="00B15086">
        <w:rPr>
          <w:sz w:val="21"/>
          <w:szCs w:val="21"/>
        </w:rPr>
        <w:t xml:space="preserve"> to the developer from the </w:t>
      </w:r>
      <w:ins w:id="225" w:author="Ahmed" w:date="2020-05-06T14:40:00Z">
        <w:r w:rsidR="00960FEC">
          <w:rPr>
            <w:sz w:val="21"/>
            <w:szCs w:val="21"/>
          </w:rPr>
          <w:t>“S</w:t>
        </w:r>
      </w:ins>
      <w:del w:id="226" w:author="Ahmed" w:date="2020-05-06T14:40:00Z">
        <w:r w:rsidRPr="00B15086" w:rsidDel="00960FEC">
          <w:rPr>
            <w:sz w:val="21"/>
            <w:szCs w:val="21"/>
          </w:rPr>
          <w:delText>s</w:delText>
        </w:r>
      </w:del>
      <w:r w:rsidRPr="00B15086">
        <w:rPr>
          <w:sz w:val="21"/>
          <w:szCs w:val="21"/>
        </w:rPr>
        <w:t>ystem info</w:t>
      </w:r>
      <w:ins w:id="227" w:author="Ahmed" w:date="2020-05-06T14:40:00Z">
        <w:r w:rsidR="00960FEC">
          <w:rPr>
            <w:sz w:val="21"/>
            <w:szCs w:val="21"/>
          </w:rPr>
          <w:t xml:space="preserve">” menu </w:t>
        </w:r>
      </w:ins>
      <w:del w:id="228" w:author="Ahmed" w:date="2020-05-06T14:40:00Z">
        <w:r w:rsidRPr="00B15086" w:rsidDel="00960FEC">
          <w:rPr>
            <w:sz w:val="21"/>
            <w:szCs w:val="21"/>
          </w:rPr>
          <w:delText xml:space="preserve">rmation </w:delText>
        </w:r>
      </w:del>
      <w:r w:rsidRPr="00B15086">
        <w:rPr>
          <w:sz w:val="21"/>
          <w:szCs w:val="21"/>
        </w:rPr>
        <w:t>in the application</w:t>
      </w:r>
      <w:ins w:id="229" w:author="Ahmed" w:date="2020-05-06T14:40:00Z">
        <w:r w:rsidR="00960FEC">
          <w:rPr>
            <w:sz w:val="21"/>
            <w:szCs w:val="21"/>
          </w:rPr>
          <w:t>.</w:t>
        </w:r>
      </w:ins>
      <w:del w:id="230" w:author="Ahmed" w:date="2020-05-06T14:40:00Z">
        <w:r w:rsidRPr="00B15086" w:rsidDel="00960FEC">
          <w:rPr>
            <w:sz w:val="21"/>
            <w:szCs w:val="21"/>
          </w:rPr>
          <w:delText xml:space="preserve"> menu.</w:delText>
        </w:r>
      </w:del>
    </w:p>
    <w:p w14:paraId="09BAAA27" w14:textId="77777777" w:rsidR="007738BC" w:rsidRDefault="007738BC" w:rsidP="007738BC">
      <w:pPr>
        <w:rPr>
          <w:sz w:val="21"/>
          <w:szCs w:val="21"/>
        </w:rPr>
      </w:pPr>
    </w:p>
    <w:p w14:paraId="591E50CA" w14:textId="77777777" w:rsidR="007738BC" w:rsidRPr="009653E6" w:rsidRDefault="00C91ABD" w:rsidP="007738BC">
      <w:pPr>
        <w:rPr>
          <w:sz w:val="21"/>
          <w:szCs w:val="21"/>
        </w:rPr>
      </w:pPr>
      <w:r w:rsidRPr="00F94E74">
        <w:rPr>
          <w:noProof/>
          <w:sz w:val="21"/>
          <w:szCs w:val="21"/>
        </w:rPr>
        <w:drawing>
          <wp:inline distT="0" distB="0" distL="0" distR="0" wp14:anchorId="2109A99D" wp14:editId="0ABCBE29">
            <wp:extent cx="3657600" cy="2286000"/>
            <wp:effectExtent l="19050" t="0" r="0" b="0"/>
            <wp:docPr id="1" name="オブジェクト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251520" y="260648"/>
                      <a:chExt cx="3657600" cy="2286000"/>
                    </a:xfrm>
                  </a:grpSpPr>
                  <a:pic>
                    <a:nvPicPr>
                      <a:cNvPr id="4" name="Picture 2" descr="F:\screen.png"/>
                      <a:cNvPicPr>
                        <a:picLocks noChangeAspect="1" noChangeArrowheads="1"/>
                      </a:cNvPicPr>
                    </a:nvPicPr>
                    <a:blipFill>
                      <a:blip r:embed="rId24" cstate="print"/>
                      <a:srcRect/>
                      <a:stretch>
                        <a:fillRect/>
                      </a:stretch>
                    </a:blipFill>
                    <a:spPr bwMode="auto">
                      <a:xfrm>
                        <a:off x="251520" y="260648"/>
                        <a:ext cx="3657600" cy="2286000"/>
                      </a:xfrm>
                      <a:prstGeom prst="rect">
                        <a:avLst/>
                      </a:prstGeom>
                      <a:noFill/>
                    </a:spPr>
                  </a:pic>
                  <a:sp>
                    <a:nvSpPr>
                      <a:cNvPr id="9" name="四角形吹き出し 8"/>
                      <a:cNvSpPr/>
                    </a:nvSpPr>
                    <a:spPr>
                      <a:xfrm>
                        <a:off x="755576" y="1700808"/>
                        <a:ext cx="1944216" cy="504056"/>
                      </a:xfrm>
                      <a:prstGeom prst="wedgeRectCallout">
                        <a:avLst>
                          <a:gd name="adj1" fmla="val 52729"/>
                          <a:gd name="adj2" fmla="val 96870"/>
                        </a:avLst>
                      </a:prstGeom>
                      <a:solidFill>
                        <a:schemeClr val="bg2"/>
                      </a:solidFill>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r>
                            <a:rPr kumimoji="1" lang="en-US" altLang="ja-JP" dirty="0" smtClean="0">
                              <a:solidFill>
                                <a:schemeClr val="tx1"/>
                              </a:solidFill>
                            </a:rPr>
                            <a:t>Tap System info</a:t>
                          </a:r>
                          <a:endParaRPr kumimoji="1" lang="ja-JP"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sidR="00F94E74" w:rsidRPr="00F94E74">
        <w:rPr>
          <w:noProof/>
          <w:sz w:val="21"/>
          <w:szCs w:val="21"/>
        </w:rPr>
        <w:drawing>
          <wp:inline distT="0" distB="0" distL="0" distR="0" wp14:anchorId="05D7E15F" wp14:editId="45EDAF03">
            <wp:extent cx="3657600" cy="2286000"/>
            <wp:effectExtent l="19050" t="0" r="0" b="0"/>
            <wp:docPr id="26" name="オブジェクト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57600" cy="2286000"/>
                      <a:chOff x="4427984" y="260648"/>
                      <a:chExt cx="3657600" cy="2286000"/>
                    </a:xfrm>
                  </a:grpSpPr>
                  <a:grpSp>
                    <a:nvGrpSpPr>
                      <a:cNvPr id="5" name="グループ化 4"/>
                      <a:cNvGrpSpPr/>
                    </a:nvGrpSpPr>
                    <a:grpSpPr>
                      <a:xfrm>
                        <a:off x="4427984" y="260648"/>
                        <a:ext cx="3657600" cy="2286000"/>
                        <a:chOff x="4355976" y="2852936"/>
                        <a:chExt cx="3657600" cy="2286000"/>
                      </a:xfrm>
                    </a:grpSpPr>
                    <a:pic>
                      <a:nvPicPr>
                        <a:cNvPr id="6" name="Picture 3" descr="F:\screen.png"/>
                        <a:cNvPicPr>
                          <a:picLocks noChangeAspect="1" noChangeArrowheads="1"/>
                        </a:cNvPicPr>
                      </a:nvPicPr>
                      <a:blipFill>
                        <a:blip r:embed="rId25" cstate="print"/>
                        <a:srcRect/>
                        <a:stretch>
                          <a:fillRect/>
                        </a:stretch>
                      </a:blipFill>
                      <a:spPr bwMode="auto">
                        <a:xfrm>
                          <a:off x="4355976" y="2852936"/>
                          <a:ext cx="3657600" cy="2286000"/>
                        </a:xfrm>
                        <a:prstGeom prst="rect">
                          <a:avLst/>
                        </a:prstGeom>
                        <a:noFill/>
                      </a:spPr>
                    </a:pic>
                    <a:sp>
                      <a:nvSpPr>
                        <a:cNvPr id="7" name="正方形/長方形 6"/>
                        <a:cNvSpPr/>
                      </a:nvSpPr>
                      <a:spPr>
                        <a:xfrm>
                          <a:off x="4427984" y="4005064"/>
                          <a:ext cx="2808312" cy="360040"/>
                        </a:xfrm>
                        <a:prstGeom prst="rect">
                          <a:avLst/>
                        </a:prstGeom>
                        <a:noFill/>
                        <a:ln w="60325">
                          <a:solidFill>
                            <a:srgbClr val="FF0000"/>
                          </a:solidFill>
                        </a:ln>
                      </a:spPr>
                      <a:txSp>
                        <a:txBody>
                          <a:bodyPr rtlCol="0" anchor="ctr"/>
                          <a:lstStyle>
                            <a:defPPr>
                              <a:defRPr lang="ja-JP"/>
                            </a:defPPr>
                            <a:lvl1pPr marL="0" algn="l" defTabSz="914400" rtl="0" eaLnBrk="1" latinLnBrk="0" hangingPunct="1">
                              <a:defRPr kumimoji="1" sz="1800" kern="1200">
                                <a:solidFill>
                                  <a:schemeClr val="lt1"/>
                                </a:solidFill>
                                <a:latin typeface="+mn-lt"/>
                                <a:ea typeface="+mn-ea"/>
                                <a:cs typeface="+mn-cs"/>
                              </a:defRPr>
                            </a:lvl1pPr>
                            <a:lvl2pPr marL="457200" algn="l" defTabSz="914400" rtl="0" eaLnBrk="1" latinLnBrk="0" hangingPunct="1">
                              <a:defRPr kumimoji="1" sz="1800" kern="1200">
                                <a:solidFill>
                                  <a:schemeClr val="lt1"/>
                                </a:solidFill>
                                <a:latin typeface="+mn-lt"/>
                                <a:ea typeface="+mn-ea"/>
                                <a:cs typeface="+mn-cs"/>
                              </a:defRPr>
                            </a:lvl2pPr>
                            <a:lvl3pPr marL="914400" algn="l" defTabSz="914400" rtl="0" eaLnBrk="1" latinLnBrk="0" hangingPunct="1">
                              <a:defRPr kumimoji="1" sz="1800" kern="1200">
                                <a:solidFill>
                                  <a:schemeClr val="lt1"/>
                                </a:solidFill>
                                <a:latin typeface="+mn-lt"/>
                                <a:ea typeface="+mn-ea"/>
                                <a:cs typeface="+mn-cs"/>
                              </a:defRPr>
                            </a:lvl3pPr>
                            <a:lvl4pPr marL="1371600" algn="l" defTabSz="914400" rtl="0" eaLnBrk="1" latinLnBrk="0" hangingPunct="1">
                              <a:defRPr kumimoji="1" sz="1800" kern="1200">
                                <a:solidFill>
                                  <a:schemeClr val="lt1"/>
                                </a:solidFill>
                                <a:latin typeface="+mn-lt"/>
                                <a:ea typeface="+mn-ea"/>
                                <a:cs typeface="+mn-cs"/>
                              </a:defRPr>
                            </a:lvl4pPr>
                            <a:lvl5pPr marL="1828800" algn="l" defTabSz="914400" rtl="0" eaLnBrk="1" latinLnBrk="0" hangingPunct="1">
                              <a:defRPr kumimoji="1" sz="1800" kern="1200">
                                <a:solidFill>
                                  <a:schemeClr val="lt1"/>
                                </a:solidFill>
                                <a:latin typeface="+mn-lt"/>
                                <a:ea typeface="+mn-ea"/>
                                <a:cs typeface="+mn-cs"/>
                              </a:defRPr>
                            </a:lvl5pPr>
                            <a:lvl6pPr marL="2286000" algn="l" defTabSz="914400" rtl="0" eaLnBrk="1" latinLnBrk="0" hangingPunct="1">
                              <a:defRPr kumimoji="1" sz="1800" kern="1200">
                                <a:solidFill>
                                  <a:schemeClr val="lt1"/>
                                </a:solidFill>
                                <a:latin typeface="+mn-lt"/>
                                <a:ea typeface="+mn-ea"/>
                                <a:cs typeface="+mn-cs"/>
                              </a:defRPr>
                            </a:lvl6pPr>
                            <a:lvl7pPr marL="2743200" algn="l" defTabSz="914400" rtl="0" eaLnBrk="1" latinLnBrk="0" hangingPunct="1">
                              <a:defRPr kumimoji="1" sz="1800" kern="1200">
                                <a:solidFill>
                                  <a:schemeClr val="lt1"/>
                                </a:solidFill>
                                <a:latin typeface="+mn-lt"/>
                                <a:ea typeface="+mn-ea"/>
                                <a:cs typeface="+mn-cs"/>
                              </a:defRPr>
                            </a:lvl7pPr>
                            <a:lvl8pPr marL="3200400" algn="l" defTabSz="914400" rtl="0" eaLnBrk="1" latinLnBrk="0" hangingPunct="1">
                              <a:defRPr kumimoji="1" sz="1800" kern="1200">
                                <a:solidFill>
                                  <a:schemeClr val="lt1"/>
                                </a:solidFill>
                                <a:latin typeface="+mn-lt"/>
                                <a:ea typeface="+mn-ea"/>
                                <a:cs typeface="+mn-cs"/>
                              </a:defRPr>
                            </a:lvl8pPr>
                            <a:lvl9pPr marL="3657600" algn="l" defTabSz="914400" rtl="0" eaLnBrk="1" latinLnBrk="0" hangingPunct="1">
                              <a:defRPr kumimoji="1"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14:paraId="7B0E3F2E" w14:textId="77777777" w:rsidR="007738BC" w:rsidRDefault="007738BC" w:rsidP="007738BC"/>
    <w:p w14:paraId="6C9AB3D4" w14:textId="77777777" w:rsidR="00BC2742" w:rsidRDefault="00BC2742">
      <w:pPr>
        <w:widowControl/>
        <w:jc w:val="left"/>
        <w:rPr>
          <w:rFonts w:ascii="Arial" w:eastAsia="MS Gothic" w:hAnsi="Arial"/>
          <w:sz w:val="28"/>
          <w:u w:val="single"/>
        </w:rPr>
      </w:pPr>
      <w:bookmarkStart w:id="231" w:name="_Toc326958"/>
      <w:r>
        <w:br w:type="page"/>
      </w:r>
    </w:p>
    <w:p w14:paraId="05F1D06B" w14:textId="77777777" w:rsidR="00BC2742" w:rsidRDefault="00BC2742" w:rsidP="002324F7">
      <w:pPr>
        <w:pStyle w:val="Heading2"/>
        <w:spacing w:before="360"/>
      </w:pPr>
      <w:bookmarkStart w:id="232" w:name="_Toc37231217"/>
      <w:r>
        <w:rPr>
          <w:rFonts w:hint="eastAsia"/>
        </w:rPr>
        <w:t>5.</w:t>
      </w:r>
      <w:bookmarkEnd w:id="231"/>
      <w:r w:rsidRPr="00BC2742">
        <w:t xml:space="preserve"> Network related</w:t>
      </w:r>
      <w:bookmarkEnd w:id="232"/>
      <w:ins w:id="233" w:author="Ahmed" w:date="2020-05-06T14:42:00Z">
        <w:r w:rsidR="00C44887">
          <w:t xml:space="preserve"> issues</w:t>
        </w:r>
      </w:ins>
    </w:p>
    <w:p w14:paraId="28D54ADA" w14:textId="77777777" w:rsidR="00BC2742" w:rsidRDefault="00BC2742" w:rsidP="002324F7">
      <w:pPr>
        <w:pStyle w:val="Heading3"/>
        <w:spacing w:before="360"/>
      </w:pPr>
      <w:bookmarkStart w:id="234" w:name="_Toc326959"/>
      <w:bookmarkStart w:id="235" w:name="_Toc37231218"/>
      <w:r>
        <w:rPr>
          <w:rFonts w:hint="eastAsia"/>
        </w:rPr>
        <w:t>5.1.</w:t>
      </w:r>
      <w:bookmarkEnd w:id="234"/>
      <w:r w:rsidRPr="00BC2742">
        <w:t xml:space="preserve"> Unable to connect to SMB server with </w:t>
      </w:r>
      <w:ins w:id="236" w:author="Ahmed" w:date="2020-05-06T14:41:00Z">
        <w:r w:rsidR="003F2CC1">
          <w:t xml:space="preserve">a </w:t>
        </w:r>
      </w:ins>
      <w:r w:rsidRPr="00BC2742">
        <w:t>hostname</w:t>
      </w:r>
      <w:bookmarkEnd w:id="235"/>
    </w:p>
    <w:p w14:paraId="19A54698" w14:textId="77777777" w:rsidR="00BC2742" w:rsidRDefault="00BC2742" w:rsidP="00BC2742">
      <w:pPr>
        <w:rPr>
          <w:ins w:id="237" w:author="Ahmed" w:date="2020-05-06T14:48:00Z"/>
        </w:rPr>
      </w:pPr>
      <w:r w:rsidRPr="00BC2742">
        <w:t xml:space="preserve">If the host name is specified </w:t>
      </w:r>
      <w:del w:id="238" w:author="Ahmed" w:date="2020-05-06T14:46:00Z">
        <w:r w:rsidRPr="00BC2742" w:rsidDel="00BD73AE">
          <w:delText xml:space="preserve">on </w:delText>
        </w:r>
      </w:del>
      <w:ins w:id="239" w:author="Ahmed" w:date="2020-05-06T14:46:00Z">
        <w:r w:rsidR="00BD73AE">
          <w:t>to access</w:t>
        </w:r>
        <w:r w:rsidR="00BD73AE" w:rsidRPr="00BC2742">
          <w:t xml:space="preserve"> </w:t>
        </w:r>
      </w:ins>
      <w:r w:rsidRPr="00BC2742">
        <w:t xml:space="preserve">the SMB server, </w:t>
      </w:r>
      <w:ins w:id="240" w:author="Ahmed" w:date="2020-05-06T14:46:00Z">
        <w:r w:rsidR="00BD73AE">
          <w:t xml:space="preserve">and the SMB server is </w:t>
        </w:r>
      </w:ins>
      <w:ins w:id="241" w:author="Ahmed" w:date="2020-05-06T14:47:00Z">
        <w:r w:rsidR="00BD73AE">
          <w:t xml:space="preserve">connected through a </w:t>
        </w:r>
        <w:r w:rsidR="00BD73AE" w:rsidRPr="00BC2742">
          <w:t xml:space="preserve">virtual network </w:t>
        </w:r>
      </w:ins>
      <w:ins w:id="242" w:author="Ahmed" w:date="2020-05-06T14:46:00Z">
        <w:r w:rsidR="00BD73AE">
          <w:t xml:space="preserve">running in </w:t>
        </w:r>
        <w:r w:rsidR="00BD73AE" w:rsidRPr="00BC2742">
          <w:t>a virtual machine</w:t>
        </w:r>
      </w:ins>
      <w:ins w:id="243" w:author="Ahmed" w:date="2020-05-06T14:48:00Z">
        <w:r w:rsidR="00BD73AE">
          <w:t xml:space="preserve"> </w:t>
        </w:r>
      </w:ins>
      <w:del w:id="244" w:author="Ahmed" w:date="2020-05-06T14:46:00Z">
        <w:r w:rsidRPr="00BC2742" w:rsidDel="00BD73AE">
          <w:delText xml:space="preserve">and the </w:delText>
        </w:r>
      </w:del>
      <w:del w:id="245" w:author="Ahmed" w:date="2020-05-06T14:47:00Z">
        <w:r w:rsidRPr="00BC2742" w:rsidDel="00BD73AE">
          <w:delText xml:space="preserve">virtual network </w:delText>
        </w:r>
      </w:del>
      <w:del w:id="246" w:author="Ahmed" w:date="2020-05-06T14:46:00Z">
        <w:r w:rsidRPr="00BC2742" w:rsidDel="00BD73AE">
          <w:delText xml:space="preserve">is </w:delText>
        </w:r>
      </w:del>
      <w:del w:id="247" w:author="Ahmed" w:date="2020-05-06T14:48:00Z">
        <w:r w:rsidRPr="00BC2742" w:rsidDel="00BD73AE">
          <w:delText xml:space="preserve">enabled </w:delText>
        </w:r>
      </w:del>
      <w:r w:rsidRPr="00BC2742">
        <w:t xml:space="preserve">in </w:t>
      </w:r>
      <w:ins w:id="248" w:author="Ahmed" w:date="2020-05-06T14:48:00Z">
        <w:r w:rsidR="00BD73AE">
          <w:t xml:space="preserve">an </w:t>
        </w:r>
      </w:ins>
      <w:del w:id="249" w:author="Ahmed" w:date="2020-05-06T14:46:00Z">
        <w:r w:rsidRPr="00BC2742" w:rsidDel="00BD73AE">
          <w:delText xml:space="preserve">a virtual machine </w:delText>
        </w:r>
      </w:del>
      <w:r w:rsidRPr="00BC2742">
        <w:t>environment such as VirtualBox, the</w:t>
      </w:r>
      <w:ins w:id="250" w:author="Ahmed" w:date="2020-05-06T14:42:00Z">
        <w:r w:rsidR="0080033A">
          <w:t xml:space="preserve"> </w:t>
        </w:r>
        <w:r w:rsidR="0080033A" w:rsidRPr="00BC2742">
          <w:t>address resolution</w:t>
        </w:r>
      </w:ins>
      <w:ins w:id="251" w:author="Ahmed" w:date="2020-05-06T14:43:00Z">
        <w:r w:rsidR="0080033A">
          <w:t xml:space="preserve"> from the</w:t>
        </w:r>
      </w:ins>
      <w:r w:rsidRPr="00BC2742">
        <w:t xml:space="preserve"> host name will fail</w:t>
      </w:r>
      <w:del w:id="252" w:author="Ahmed" w:date="2020-05-06T14:43:00Z">
        <w:r w:rsidRPr="00BC2742" w:rsidDel="0080033A">
          <w:delText xml:space="preserve"> to</w:delText>
        </w:r>
      </w:del>
      <w:del w:id="253" w:author="Ahmed" w:date="2020-05-06T14:42:00Z">
        <w:r w:rsidRPr="00BC2742" w:rsidDel="0080033A">
          <w:delText xml:space="preserve"> address resolution</w:delText>
        </w:r>
      </w:del>
      <w:r w:rsidRPr="00BC2742">
        <w:t>.</w:t>
      </w:r>
    </w:p>
    <w:p w14:paraId="7491EDF0" w14:textId="77777777" w:rsidR="00BD73AE" w:rsidRDefault="00BD73AE" w:rsidP="00BC2742"/>
    <w:p w14:paraId="1D61FD49" w14:textId="77777777" w:rsidR="00BC2742" w:rsidRDefault="00BC2742" w:rsidP="00BC2742">
      <w:r w:rsidRPr="00BC2742">
        <w:t>It can be solved by one of the following methods.</w:t>
      </w:r>
    </w:p>
    <w:p w14:paraId="533E9EFA" w14:textId="77777777" w:rsidR="00BC2742" w:rsidRDefault="00BC2742" w:rsidP="00BC2742">
      <w:pPr>
        <w:pStyle w:val="ListParagraph"/>
        <w:numPr>
          <w:ilvl w:val="0"/>
          <w:numId w:val="33"/>
        </w:numPr>
        <w:ind w:leftChars="0"/>
      </w:pPr>
      <w:r>
        <w:rPr>
          <w:rFonts w:hint="eastAsia"/>
        </w:rPr>
        <w:t xml:space="preserve">Start </w:t>
      </w:r>
      <w:ins w:id="254" w:author="Ahmed" w:date="2020-05-06T14:48:00Z">
        <w:r w:rsidR="003403F4">
          <w:t xml:space="preserve">the </w:t>
        </w:r>
      </w:ins>
      <w:r>
        <w:rPr>
          <w:rFonts w:hint="eastAsia"/>
        </w:rPr>
        <w:t>virtual machine</w:t>
      </w:r>
    </w:p>
    <w:p w14:paraId="2465C546" w14:textId="77777777" w:rsidR="00BC2742" w:rsidRDefault="00BC2742" w:rsidP="00BC2742">
      <w:pPr>
        <w:pStyle w:val="ListParagraph"/>
        <w:numPr>
          <w:ilvl w:val="0"/>
          <w:numId w:val="33"/>
        </w:numPr>
        <w:ind w:leftChars="0"/>
      </w:pPr>
      <w:r>
        <w:rPr>
          <w:rFonts w:hint="eastAsia"/>
        </w:rPr>
        <w:t xml:space="preserve">Disable </w:t>
      </w:r>
      <w:ins w:id="255" w:author="Ahmed" w:date="2020-05-06T14:48:00Z">
        <w:r w:rsidR="003403F4">
          <w:t xml:space="preserve">the </w:t>
        </w:r>
      </w:ins>
      <w:r>
        <w:rPr>
          <w:rFonts w:hint="eastAsia"/>
        </w:rPr>
        <w:t>virtual network adapter</w:t>
      </w:r>
    </w:p>
    <w:p w14:paraId="6F4DC9D8" w14:textId="77777777" w:rsidR="00BC2742" w:rsidRPr="0061061E" w:rsidRDefault="00BC2742" w:rsidP="00BC2742">
      <w:pPr>
        <w:pStyle w:val="ListParagraph"/>
        <w:numPr>
          <w:ilvl w:val="0"/>
          <w:numId w:val="33"/>
        </w:numPr>
        <w:ind w:leftChars="0"/>
      </w:pPr>
      <w:r w:rsidRPr="00BC2742">
        <w:t>If any of the above methods can</w:t>
      </w:r>
      <w:del w:id="256" w:author="Ahmed" w:date="2020-05-06T14:48:00Z">
        <w:r w:rsidRPr="00BC2742" w:rsidDel="003403F4">
          <w:delText xml:space="preserve"> </w:delText>
        </w:r>
      </w:del>
      <w:r w:rsidRPr="00BC2742">
        <w:t xml:space="preserve">not </w:t>
      </w:r>
      <w:del w:id="257" w:author="Ahmed" w:date="2020-05-06T14:48:00Z">
        <w:r w:rsidRPr="00BC2742" w:rsidDel="003403F4">
          <w:delText xml:space="preserve">be </w:delText>
        </w:r>
      </w:del>
      <w:ins w:id="258" w:author="Ahmed" w:date="2020-05-06T14:48:00Z">
        <w:r w:rsidR="003403F4">
          <w:t>fix the conne</w:t>
        </w:r>
      </w:ins>
      <w:ins w:id="259" w:author="Ahmed" w:date="2020-05-06T14:49:00Z">
        <w:r w:rsidR="003403F4">
          <w:t>ction</w:t>
        </w:r>
      </w:ins>
      <w:ins w:id="260" w:author="Ahmed" w:date="2020-05-06T14:48:00Z">
        <w:r w:rsidR="003403F4">
          <w:t xml:space="preserve"> problem</w:t>
        </w:r>
      </w:ins>
      <w:del w:id="261" w:author="Ahmed" w:date="2020-05-06T14:48:00Z">
        <w:r w:rsidRPr="00BC2742" w:rsidDel="003403F4">
          <w:delText>used,</w:delText>
        </w:r>
      </w:del>
      <w:ins w:id="262" w:author="Ahmed" w:date="2020-05-06T14:48:00Z">
        <w:r w:rsidR="003403F4">
          <w:t>,</w:t>
        </w:r>
      </w:ins>
      <w:r w:rsidRPr="00BC2742">
        <w:t xml:space="preserve"> </w:t>
      </w:r>
      <w:del w:id="263" w:author="Ahmed" w:date="2020-05-06T14:49:00Z">
        <w:r w:rsidRPr="00BC2742" w:rsidDel="00704AC7">
          <w:delText xml:space="preserve">use </w:delText>
        </w:r>
      </w:del>
      <w:ins w:id="264" w:author="Ahmed" w:date="2020-05-06T14:49:00Z">
        <w:r w:rsidR="00704AC7">
          <w:t>specify</w:t>
        </w:r>
        <w:r w:rsidR="00704AC7" w:rsidRPr="00BC2742">
          <w:t xml:space="preserve"> </w:t>
        </w:r>
      </w:ins>
      <w:del w:id="265" w:author="Ahmed" w:date="2020-05-06T14:49:00Z">
        <w:r w:rsidRPr="00BC2742" w:rsidDel="003403F4">
          <w:delText xml:space="preserve">an </w:delText>
        </w:r>
      </w:del>
      <w:ins w:id="266" w:author="Ahmed" w:date="2020-05-06T14:49:00Z">
        <w:r w:rsidR="003403F4">
          <w:t>the</w:t>
        </w:r>
        <w:r w:rsidR="003403F4" w:rsidRPr="00BC2742">
          <w:t xml:space="preserve"> </w:t>
        </w:r>
      </w:ins>
      <w:r w:rsidRPr="00BC2742">
        <w:t xml:space="preserve">IP address instead of </w:t>
      </w:r>
      <w:ins w:id="267" w:author="Ahmed" w:date="2020-05-06T14:49:00Z">
        <w:r w:rsidR="003403F4">
          <w:t>the</w:t>
        </w:r>
      </w:ins>
      <w:del w:id="268" w:author="Ahmed" w:date="2020-05-06T14:49:00Z">
        <w:r w:rsidRPr="00BC2742" w:rsidDel="003403F4">
          <w:delText>a</w:delText>
        </w:r>
      </w:del>
      <w:r w:rsidRPr="00BC2742">
        <w:t xml:space="preserve"> host name</w:t>
      </w:r>
    </w:p>
    <w:p w14:paraId="1645653F" w14:textId="77777777" w:rsidR="00BC2742" w:rsidRPr="00647BBE" w:rsidRDefault="00BC2742" w:rsidP="00BC2742"/>
    <w:p w14:paraId="7F49EC70" w14:textId="77777777" w:rsidR="00BC2742" w:rsidRDefault="00BC2742">
      <w:pPr>
        <w:widowControl/>
        <w:jc w:val="left"/>
        <w:rPr>
          <w:rFonts w:ascii="Arial" w:eastAsia="MS Gothic" w:hAnsi="Arial"/>
          <w:sz w:val="28"/>
          <w:u w:val="single"/>
        </w:rPr>
      </w:pPr>
      <w:bookmarkStart w:id="269" w:name="_Toc326960"/>
      <w:r>
        <w:br w:type="page"/>
      </w:r>
    </w:p>
    <w:p w14:paraId="52007AA0" w14:textId="77777777" w:rsidR="00BC2742" w:rsidRDefault="00BC2742" w:rsidP="002324F7">
      <w:pPr>
        <w:pStyle w:val="Heading2"/>
        <w:spacing w:before="360"/>
      </w:pPr>
      <w:bookmarkStart w:id="270" w:name="_Toc37231219"/>
      <w:r>
        <w:rPr>
          <w:rFonts w:hint="eastAsia"/>
        </w:rPr>
        <w:t>6.</w:t>
      </w:r>
      <w:bookmarkEnd w:id="269"/>
      <w:r w:rsidRPr="00BC2742">
        <w:t xml:space="preserve"> System setting</w:t>
      </w:r>
      <w:ins w:id="271" w:author="Ahmed" w:date="2020-05-06T14:42:00Z">
        <w:r w:rsidR="00C44887">
          <w:t>s</w:t>
        </w:r>
      </w:ins>
      <w:r w:rsidRPr="00BC2742">
        <w:t xml:space="preserve"> </w:t>
      </w:r>
      <w:ins w:id="272" w:author="Ahmed" w:date="2020-05-06T14:42:00Z">
        <w:r w:rsidR="00C44887">
          <w:t>issues</w:t>
        </w:r>
      </w:ins>
      <w:del w:id="273" w:author="Ahmed" w:date="2020-05-06T14:42:00Z">
        <w:r w:rsidRPr="00BC2742" w:rsidDel="00C44887">
          <w:delText>related</w:delText>
        </w:r>
      </w:del>
      <w:bookmarkEnd w:id="270"/>
    </w:p>
    <w:p w14:paraId="776D225D" w14:textId="77777777" w:rsidR="00BC2742" w:rsidRPr="009F46D9" w:rsidRDefault="00BC2742" w:rsidP="002324F7">
      <w:pPr>
        <w:pStyle w:val="Heading3"/>
        <w:spacing w:before="360"/>
      </w:pPr>
      <w:bookmarkStart w:id="274" w:name="_5.1.ロケーションを有効にしたくない"/>
      <w:bookmarkStart w:id="275" w:name="_6.1._I_do"/>
      <w:bookmarkStart w:id="276" w:name="_Toc326961"/>
      <w:bookmarkStart w:id="277" w:name="_Toc37231220"/>
      <w:bookmarkEnd w:id="274"/>
      <w:bookmarkEnd w:id="275"/>
      <w:r>
        <w:rPr>
          <w:rFonts w:hint="eastAsia"/>
        </w:rPr>
        <w:t>6.1.</w:t>
      </w:r>
      <w:bookmarkEnd w:id="276"/>
      <w:r w:rsidRPr="00BC2742">
        <w:t xml:space="preserve"> I do not want to </w:t>
      </w:r>
      <w:r>
        <w:rPr>
          <w:rFonts w:hint="eastAsia"/>
        </w:rPr>
        <w:t>enable</w:t>
      </w:r>
      <w:r w:rsidRPr="00BC2742">
        <w:t xml:space="preserve"> the location.</w:t>
      </w:r>
      <w:bookmarkEnd w:id="277"/>
    </w:p>
    <w:p w14:paraId="30CC4C9C" w14:textId="594F61C3" w:rsidR="00BC2742" w:rsidRDefault="00BC2742" w:rsidP="00BC2742">
      <w:r w:rsidRPr="00BC2742">
        <w:t xml:space="preserve">To start the synchronization on a specific network without enabling location </w:t>
      </w:r>
      <w:del w:id="278" w:author="A. J" w:date="2020-05-06T18:22:00Z">
        <w:r w:rsidRPr="00BC2742" w:rsidDel="005400B5">
          <w:delText>in more than</w:delText>
        </w:r>
      </w:del>
      <w:ins w:id="279" w:author="A. J" w:date="2020-05-06T18:22:00Z">
        <w:r w:rsidR="005400B5">
          <w:t>in</w:t>
        </w:r>
      </w:ins>
      <w:r w:rsidRPr="00BC2742">
        <w:t xml:space="preserve"> A</w:t>
      </w:r>
      <w:r w:rsidR="00BD443C">
        <w:rPr>
          <w:rFonts w:hint="eastAsia"/>
        </w:rPr>
        <w:t>ndroid</w:t>
      </w:r>
      <w:ins w:id="280" w:author="A. J" w:date="2020-05-06T18:22:00Z">
        <w:r w:rsidR="005400B5">
          <w:t xml:space="preserve"> versions after </w:t>
        </w:r>
      </w:ins>
      <w:r w:rsidR="00BD443C">
        <w:rPr>
          <w:rFonts w:hint="eastAsia"/>
        </w:rPr>
        <w:t>8.1</w:t>
      </w:r>
      <w:r w:rsidRPr="00BC2742">
        <w:t>, change your wireless LAN to "</w:t>
      </w:r>
      <w:r>
        <w:rPr>
          <w:rFonts w:hint="eastAsia"/>
        </w:rPr>
        <w:t xml:space="preserve">Has </w:t>
      </w:r>
      <w:r w:rsidRPr="00BC2742">
        <w:t>private address" or "</w:t>
      </w:r>
      <w:r>
        <w:rPr>
          <w:rFonts w:hint="eastAsia"/>
        </w:rPr>
        <w:t xml:space="preserve">IP </w:t>
      </w:r>
      <w:r w:rsidRPr="00BC2742">
        <w:t>address List".</w:t>
      </w:r>
    </w:p>
    <w:p w14:paraId="28A3DC35" w14:textId="77777777" w:rsidR="00BC2742" w:rsidRDefault="00BC2742" w:rsidP="00BC2742">
      <w:pPr>
        <w:pStyle w:val="ListParagraph"/>
        <w:numPr>
          <w:ilvl w:val="0"/>
          <w:numId w:val="34"/>
        </w:numPr>
        <w:ind w:leftChars="0"/>
      </w:pPr>
      <w:r>
        <w:rPr>
          <w:rFonts w:hint="eastAsia"/>
        </w:rPr>
        <w:t>Has private address</w:t>
      </w:r>
    </w:p>
    <w:p w14:paraId="3143A76F" w14:textId="7EA04409" w:rsidR="00BC2742" w:rsidRDefault="008D1B3E" w:rsidP="00BC2742">
      <w:pPr>
        <w:pStyle w:val="ListParagraph"/>
        <w:ind w:leftChars="0" w:left="420"/>
      </w:pPr>
      <w:r w:rsidRPr="008D1B3E">
        <w:t xml:space="preserve">You can initiate </w:t>
      </w:r>
      <w:ins w:id="281" w:author="A. J" w:date="2020-05-06T21:51:00Z">
        <w:r w:rsidR="006D4A81">
          <w:t xml:space="preserve">the </w:t>
        </w:r>
      </w:ins>
      <w:r w:rsidRPr="008D1B3E">
        <w:t xml:space="preserve">synchronization </w:t>
      </w:r>
      <w:ins w:id="282" w:author="A. J" w:date="2020-05-06T21:51:00Z">
        <w:r w:rsidR="006D4A81">
          <w:t xml:space="preserve">only </w:t>
        </w:r>
      </w:ins>
      <w:r w:rsidRPr="008D1B3E">
        <w:t xml:space="preserve">if the IP address assigned to </w:t>
      </w:r>
      <w:ins w:id="283" w:author="A. J" w:date="2020-05-06T21:51:00Z">
        <w:r w:rsidR="006D4A81">
          <w:t xml:space="preserve">the </w:t>
        </w:r>
      </w:ins>
      <w:del w:id="284" w:author="A. J" w:date="2020-05-06T21:51:00Z">
        <w:r w:rsidRPr="008D1B3E" w:rsidDel="006D4A81">
          <w:delText>WiFi</w:delText>
        </w:r>
      </w:del>
      <w:ins w:id="285" w:author="A. J" w:date="2020-05-06T21:52:00Z">
        <w:r w:rsidR="006D4A81">
          <w:t>Wifi</w:t>
        </w:r>
      </w:ins>
      <w:del w:id="286" w:author="A. J" w:date="2020-05-06T21:51:00Z">
        <w:r w:rsidRPr="008D1B3E" w:rsidDel="006D4A81">
          <w:delText xml:space="preserve"> </w:delText>
        </w:r>
      </w:del>
      <w:ins w:id="287" w:author="A. J" w:date="2020-05-06T21:51:00Z">
        <w:r w:rsidR="006D4A81" w:rsidRPr="008D1B3E">
          <w:t xml:space="preserve"> </w:t>
        </w:r>
        <w:r w:rsidR="006D4A81">
          <w:t xml:space="preserve">network </w:t>
        </w:r>
      </w:ins>
      <w:r w:rsidRPr="008D1B3E">
        <w:t xml:space="preserve">is </w:t>
      </w:r>
      <w:ins w:id="288" w:author="A. J" w:date="2020-05-06T18:23:00Z">
        <w:r w:rsidR="00F90690">
          <w:t xml:space="preserve">in the following ranges: </w:t>
        </w:r>
      </w:ins>
      <w:r w:rsidRPr="008D1B3E">
        <w:t>10.0.0.0</w:t>
      </w:r>
      <w:ins w:id="289" w:author="A. J" w:date="2020-05-06T18:23:00Z">
        <w:r w:rsidR="00F90690">
          <w:t xml:space="preserve"> </w:t>
        </w:r>
      </w:ins>
      <w:del w:id="290" w:author="A. J" w:date="2020-05-06T18:23:00Z">
        <w:r w:rsidDel="00F90690">
          <w:rPr>
            <w:rFonts w:hint="eastAsia"/>
          </w:rPr>
          <w:delText xml:space="preserve"> </w:delText>
        </w:r>
      </w:del>
      <w:r w:rsidRPr="008D1B3E">
        <w:t>-</w:t>
      </w:r>
      <w:ins w:id="291" w:author="A. J" w:date="2020-05-06T18:23:00Z">
        <w:r w:rsidR="00F90690">
          <w:t xml:space="preserve"> </w:t>
        </w:r>
      </w:ins>
      <w:del w:id="292" w:author="A. J" w:date="2020-05-06T18:23:00Z">
        <w:r w:rsidDel="00F90690">
          <w:rPr>
            <w:rFonts w:hint="eastAsia"/>
          </w:rPr>
          <w:delText xml:space="preserve"> </w:delText>
        </w:r>
      </w:del>
      <w:r w:rsidRPr="008D1B3E">
        <w:t>10.255.255.255</w:t>
      </w:r>
      <w:ins w:id="293" w:author="A. J" w:date="2020-05-06T18:23:00Z">
        <w:r w:rsidR="005400B5">
          <w:t>,</w:t>
        </w:r>
      </w:ins>
      <w:del w:id="294" w:author="A. J" w:date="2020-05-06T18:23:00Z">
        <w:r w:rsidRPr="008D1B3E" w:rsidDel="005400B5">
          <w:delText xml:space="preserve"> or</w:delText>
        </w:r>
      </w:del>
      <w:r w:rsidRPr="008D1B3E">
        <w:t xml:space="preserve"> 172.16.0.0</w:t>
      </w:r>
      <w:r>
        <w:rPr>
          <w:rFonts w:hint="eastAsia"/>
        </w:rPr>
        <w:t xml:space="preserve"> </w:t>
      </w:r>
      <w:r w:rsidRPr="008D1B3E">
        <w:t>-</w:t>
      </w:r>
      <w:r>
        <w:rPr>
          <w:rFonts w:hint="eastAsia"/>
        </w:rPr>
        <w:t xml:space="preserve"> </w:t>
      </w:r>
      <w:r w:rsidRPr="008D1B3E">
        <w:t>172.31.255.255 or 192.168.0.0</w:t>
      </w:r>
      <w:r>
        <w:rPr>
          <w:rFonts w:hint="eastAsia"/>
        </w:rPr>
        <w:t xml:space="preserve"> </w:t>
      </w:r>
      <w:r w:rsidRPr="008D1B3E">
        <w:t>-</w:t>
      </w:r>
      <w:r>
        <w:rPr>
          <w:rFonts w:hint="eastAsia"/>
        </w:rPr>
        <w:t xml:space="preserve"> </w:t>
      </w:r>
      <w:r w:rsidRPr="008D1B3E">
        <w:t>192.168.255.255.</w:t>
      </w:r>
    </w:p>
    <w:p w14:paraId="0B7B206C" w14:textId="77777777" w:rsidR="00BC2742" w:rsidRDefault="00BC2742" w:rsidP="00BC2742">
      <w:pPr>
        <w:pStyle w:val="ListParagraph"/>
        <w:numPr>
          <w:ilvl w:val="0"/>
          <w:numId w:val="34"/>
        </w:numPr>
        <w:ind w:leftChars="0"/>
      </w:pPr>
      <w:r>
        <w:rPr>
          <w:rFonts w:hint="eastAsia"/>
        </w:rPr>
        <w:t>IP address list</w:t>
      </w:r>
    </w:p>
    <w:p w14:paraId="0D979393" w14:textId="6141C670" w:rsidR="00BC2742" w:rsidRDefault="008D1B3E" w:rsidP="00904278">
      <w:pPr>
        <w:pStyle w:val="ListParagraph"/>
        <w:ind w:leftChars="0" w:left="420"/>
      </w:pPr>
      <w:r w:rsidRPr="008D1B3E">
        <w:t xml:space="preserve">You can start syncing </w:t>
      </w:r>
      <w:ins w:id="295" w:author="A. J" w:date="2020-05-06T21:52:00Z">
        <w:r w:rsidR="004344C2">
          <w:t>only if</w:t>
        </w:r>
      </w:ins>
      <w:del w:id="296" w:author="A. J" w:date="2020-05-06T21:52:00Z">
        <w:r w:rsidRPr="008D1B3E" w:rsidDel="004344C2">
          <w:delText>when</w:delText>
        </w:r>
      </w:del>
      <w:r w:rsidRPr="008D1B3E">
        <w:t xml:space="preserve"> the WiFi IP address matches one of the specified addresses.</w:t>
      </w:r>
      <w:ins w:id="297" w:author="A. J" w:date="2020-05-06T18:24:00Z">
        <w:r w:rsidR="00547A47">
          <w:t xml:space="preserve"> You can </w:t>
        </w:r>
      </w:ins>
      <w:ins w:id="298" w:author="A. J" w:date="2020-05-06T18:25:00Z">
        <w:r w:rsidR="00691EAD">
          <w:t xml:space="preserve">also </w:t>
        </w:r>
      </w:ins>
      <w:ins w:id="299" w:author="A. J" w:date="2020-05-06T18:24:00Z">
        <w:r w:rsidR="00547A47">
          <w:t>directly add the</w:t>
        </w:r>
      </w:ins>
      <w:ins w:id="300" w:author="A. J" w:date="2020-05-06T18:25:00Z">
        <w:r w:rsidR="00691EAD">
          <w:t xml:space="preserve"> </w:t>
        </w:r>
      </w:ins>
      <w:ins w:id="301" w:author="A. J" w:date="2020-05-06T18:24:00Z">
        <w:r w:rsidR="00547A47">
          <w:t xml:space="preserve">current IP address your device is connected to through the </w:t>
        </w:r>
      </w:ins>
      <w:ins w:id="302" w:author="A. J" w:date="2020-05-06T18:25:00Z">
        <w:r w:rsidR="00691EAD">
          <w:t>IP selection list.</w:t>
        </w:r>
      </w:ins>
    </w:p>
    <w:p w14:paraId="0B0514B2" w14:textId="77777777" w:rsidR="00BC2742" w:rsidRDefault="00517F4E" w:rsidP="00904278">
      <w:pPr>
        <w:rPr>
          <w:rFonts w:ascii="Arial" w:eastAsia="MS Gothic" w:hAnsi="Arial"/>
          <w:sz w:val="28"/>
          <w:u w:val="single"/>
        </w:rPr>
      </w:pPr>
      <w:r w:rsidRPr="00517F4E">
        <w:rPr>
          <w:rFonts w:hint="eastAsia"/>
          <w:noProof/>
        </w:rPr>
        <w:drawing>
          <wp:inline distT="0" distB="0" distL="0" distR="0" wp14:anchorId="4A5FD417" wp14:editId="59585391">
            <wp:extent cx="3819704" cy="2383323"/>
            <wp:effectExtent l="19050" t="0" r="9346" b="0"/>
            <wp:docPr id="10" name="図 3" descr="F:\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png"/>
                    <pic:cNvPicPr>
                      <a:picLocks noChangeAspect="1" noChangeArrowheads="1"/>
                    </pic:cNvPicPr>
                  </pic:nvPicPr>
                  <pic:blipFill>
                    <a:blip r:embed="rId26" cstate="print"/>
                    <a:srcRect/>
                    <a:stretch>
                      <a:fillRect/>
                    </a:stretch>
                  </pic:blipFill>
                  <pic:spPr bwMode="auto">
                    <a:xfrm>
                      <a:off x="0" y="0"/>
                      <a:ext cx="3821173" cy="2384240"/>
                    </a:xfrm>
                    <a:prstGeom prst="rect">
                      <a:avLst/>
                    </a:prstGeom>
                    <a:noFill/>
                    <a:ln w="9525">
                      <a:noFill/>
                      <a:miter lim="800000"/>
                      <a:headEnd/>
                      <a:tailEnd/>
                    </a:ln>
                  </pic:spPr>
                </pic:pic>
              </a:graphicData>
            </a:graphic>
          </wp:inline>
        </w:drawing>
      </w:r>
      <w:r w:rsidR="00BC2742">
        <w:br w:type="page"/>
      </w:r>
    </w:p>
    <w:p w14:paraId="5CF79D2C" w14:textId="77777777" w:rsidR="00BC2742" w:rsidRDefault="00BC2742" w:rsidP="002324F7">
      <w:pPr>
        <w:pStyle w:val="Heading2"/>
        <w:spacing w:before="360"/>
      </w:pPr>
      <w:bookmarkStart w:id="303" w:name="_Toc326962"/>
      <w:bookmarkStart w:id="304" w:name="_Toc37231221"/>
      <w:r>
        <w:rPr>
          <w:rFonts w:hint="eastAsia"/>
        </w:rPr>
        <w:t>7.</w:t>
      </w:r>
      <w:bookmarkEnd w:id="303"/>
      <w:r w:rsidR="00F24E8D">
        <w:rPr>
          <w:rFonts w:hint="eastAsia"/>
        </w:rPr>
        <w:t>Misc</w:t>
      </w:r>
      <w:bookmarkEnd w:id="304"/>
    </w:p>
    <w:p w14:paraId="225576C8" w14:textId="761CD5AB" w:rsidR="00BC2742" w:rsidRDefault="00BC2742" w:rsidP="002324F7">
      <w:pPr>
        <w:pStyle w:val="Heading3"/>
        <w:spacing w:before="360"/>
      </w:pPr>
      <w:bookmarkStart w:id="305" w:name="_Toc326963"/>
      <w:bookmarkStart w:id="306" w:name="_Toc37231222"/>
      <w:r>
        <w:rPr>
          <w:rFonts w:hint="eastAsia"/>
        </w:rPr>
        <w:t>7.1.</w:t>
      </w:r>
      <w:bookmarkEnd w:id="305"/>
      <w:r w:rsidR="00F24E8D" w:rsidRPr="00F24E8D">
        <w:t xml:space="preserve"> Task List </w:t>
      </w:r>
      <w:ins w:id="307" w:author="A. J" w:date="2020-05-06T18:26:00Z">
        <w:r w:rsidR="00E77BB1">
          <w:t xml:space="preserve">and Settings </w:t>
        </w:r>
      </w:ins>
      <w:r w:rsidR="00F24E8D" w:rsidRPr="00F24E8D">
        <w:t>backup and restore</w:t>
      </w:r>
      <w:bookmarkEnd w:id="306"/>
    </w:p>
    <w:p w14:paraId="43BA894F" w14:textId="5BBFCF81" w:rsidR="00BC2742" w:rsidRDefault="00F24E8D" w:rsidP="00BC2742">
      <w:pPr>
        <w:rPr>
          <w:ins w:id="308" w:author="A. J" w:date="2020-05-06T18:27:00Z"/>
          <w:sz w:val="21"/>
          <w:szCs w:val="21"/>
        </w:rPr>
      </w:pPr>
      <w:r w:rsidRPr="00F24E8D">
        <w:rPr>
          <w:sz w:val="21"/>
          <w:szCs w:val="21"/>
        </w:rPr>
        <w:t>You can save the task</w:t>
      </w:r>
      <w:ins w:id="309" w:author="A. J" w:date="2020-05-06T18:26:00Z">
        <w:r w:rsidR="00E77BB1">
          <w:rPr>
            <w:sz w:val="21"/>
            <w:szCs w:val="21"/>
          </w:rPr>
          <w:t>s</w:t>
        </w:r>
      </w:ins>
      <w:r w:rsidRPr="00F24E8D">
        <w:rPr>
          <w:sz w:val="21"/>
          <w:szCs w:val="21"/>
        </w:rPr>
        <w:t xml:space="preserve"> list</w:t>
      </w:r>
      <w:ins w:id="310" w:author="A. J" w:date="2020-05-06T18:26:00Z">
        <w:r w:rsidR="00E77BB1">
          <w:rPr>
            <w:sz w:val="21"/>
            <w:szCs w:val="21"/>
          </w:rPr>
          <w:t>, planned scheduls and app settings</w:t>
        </w:r>
      </w:ins>
      <w:r w:rsidRPr="00F24E8D">
        <w:rPr>
          <w:sz w:val="21"/>
          <w:szCs w:val="21"/>
        </w:rPr>
        <w:t xml:space="preserve"> to </w:t>
      </w:r>
      <w:ins w:id="311" w:author="A. J" w:date="2020-05-06T18:26:00Z">
        <w:r w:rsidR="00E77BB1">
          <w:rPr>
            <w:sz w:val="21"/>
            <w:szCs w:val="21"/>
          </w:rPr>
          <w:t xml:space="preserve">any of the </w:t>
        </w:r>
      </w:ins>
      <w:r w:rsidRPr="00F24E8D">
        <w:rPr>
          <w:sz w:val="21"/>
          <w:szCs w:val="21"/>
        </w:rPr>
        <w:t>internal storage</w:t>
      </w:r>
      <w:ins w:id="312" w:author="A. J" w:date="2020-05-06T18:26:00Z">
        <w:r w:rsidR="00E77BB1">
          <w:rPr>
            <w:sz w:val="21"/>
            <w:szCs w:val="21"/>
          </w:rPr>
          <w:t xml:space="preserve">, </w:t>
        </w:r>
      </w:ins>
      <w:del w:id="313" w:author="A. J" w:date="2020-05-06T18:26:00Z">
        <w:r w:rsidDel="00E77BB1">
          <w:rPr>
            <w:rFonts w:hint="eastAsia"/>
            <w:sz w:val="21"/>
            <w:szCs w:val="21"/>
          </w:rPr>
          <w:delText>/</w:delText>
        </w:r>
      </w:del>
      <w:r>
        <w:rPr>
          <w:rFonts w:hint="eastAsia"/>
          <w:sz w:val="21"/>
          <w:szCs w:val="21"/>
        </w:rPr>
        <w:t>SDCARD</w:t>
      </w:r>
      <w:ins w:id="314" w:author="A. J" w:date="2020-05-06T18:26:00Z">
        <w:r w:rsidR="00E77BB1">
          <w:rPr>
            <w:sz w:val="21"/>
            <w:szCs w:val="21"/>
          </w:rPr>
          <w:t xml:space="preserve"> or </w:t>
        </w:r>
      </w:ins>
      <w:del w:id="315" w:author="A. J" w:date="2020-05-06T18:26:00Z">
        <w:r w:rsidDel="00E77BB1">
          <w:rPr>
            <w:rFonts w:hint="eastAsia"/>
            <w:sz w:val="21"/>
            <w:szCs w:val="21"/>
          </w:rPr>
          <w:delText>/</w:delText>
        </w:r>
      </w:del>
      <w:r w:rsidRPr="00F24E8D">
        <w:rPr>
          <w:sz w:val="21"/>
          <w:szCs w:val="21"/>
        </w:rPr>
        <w:t>USB media. You can also</w:t>
      </w:r>
      <w:ins w:id="316" w:author="A. J" w:date="2020-05-06T18:27:00Z">
        <w:r w:rsidR="005C22B7">
          <w:rPr>
            <w:sz w:val="21"/>
            <w:szCs w:val="21"/>
          </w:rPr>
          <w:t xml:space="preserve"> selectively</w:t>
        </w:r>
      </w:ins>
      <w:r w:rsidRPr="00F24E8D">
        <w:rPr>
          <w:sz w:val="21"/>
          <w:szCs w:val="21"/>
        </w:rPr>
        <w:t xml:space="preserve"> restore the saved </w:t>
      </w:r>
      <w:del w:id="317" w:author="A. J" w:date="2020-05-06T18:27:00Z">
        <w:r w:rsidRPr="00F24E8D" w:rsidDel="005C22B7">
          <w:rPr>
            <w:sz w:val="21"/>
            <w:szCs w:val="21"/>
          </w:rPr>
          <w:delText>task list</w:delText>
        </w:r>
      </w:del>
      <w:ins w:id="318" w:author="A. J" w:date="2020-05-06T18:27:00Z">
        <w:r w:rsidR="005C22B7">
          <w:rPr>
            <w:sz w:val="21"/>
            <w:szCs w:val="21"/>
          </w:rPr>
          <w:t>settings</w:t>
        </w:r>
      </w:ins>
      <w:r w:rsidRPr="00F24E8D">
        <w:rPr>
          <w:sz w:val="21"/>
          <w:szCs w:val="21"/>
        </w:rPr>
        <w:t>.</w:t>
      </w:r>
    </w:p>
    <w:p w14:paraId="6888611A" w14:textId="53020919" w:rsidR="005C22B7" w:rsidRDefault="005C22B7" w:rsidP="00BC2742">
      <w:pPr>
        <w:rPr>
          <w:ins w:id="319" w:author="A. J" w:date="2020-05-06T18:27:00Z"/>
          <w:sz w:val="21"/>
          <w:szCs w:val="21"/>
        </w:rPr>
      </w:pPr>
    </w:p>
    <w:p w14:paraId="1023D814" w14:textId="152B3060" w:rsidR="005C22B7" w:rsidRDefault="005C22B7" w:rsidP="00BC2742">
      <w:pPr>
        <w:rPr>
          <w:ins w:id="320" w:author="A. J" w:date="2020-05-06T18:27:00Z"/>
          <w:sz w:val="21"/>
          <w:szCs w:val="21"/>
        </w:rPr>
      </w:pPr>
      <w:ins w:id="321" w:author="A. J" w:date="2020-05-06T18:27:00Z">
        <w:r>
          <w:rPr>
            <w:sz w:val="21"/>
            <w:szCs w:val="21"/>
          </w:rPr>
          <w:t>SMBSync2 automatically autosaves all these settings whenever they are edited in the app. You can also manually save the settings</w:t>
        </w:r>
      </w:ins>
      <w:ins w:id="322" w:author="A. J" w:date="2020-05-06T18:28:00Z">
        <w:r>
          <w:rPr>
            <w:sz w:val="21"/>
            <w:szCs w:val="21"/>
          </w:rPr>
          <w:t>.</w:t>
        </w:r>
      </w:ins>
    </w:p>
    <w:p w14:paraId="4BC6655B" w14:textId="77777777" w:rsidR="005C22B7" w:rsidRDefault="005C22B7" w:rsidP="00BC2742">
      <w:pPr>
        <w:rPr>
          <w:sz w:val="21"/>
          <w:szCs w:val="21"/>
        </w:rPr>
      </w:pPr>
    </w:p>
    <w:p w14:paraId="66326D72" w14:textId="2893626F" w:rsidR="00BC2742" w:rsidRDefault="00F24E8D" w:rsidP="00BC2742">
      <w:pPr>
        <w:pStyle w:val="ListParagraph"/>
        <w:numPr>
          <w:ilvl w:val="0"/>
          <w:numId w:val="35"/>
        </w:numPr>
        <w:ind w:leftChars="0"/>
        <w:rPr>
          <w:szCs w:val="21"/>
        </w:rPr>
      </w:pPr>
      <w:r>
        <w:rPr>
          <w:rFonts w:hint="eastAsia"/>
          <w:szCs w:val="21"/>
        </w:rPr>
        <w:t xml:space="preserve">Save </w:t>
      </w:r>
      <w:ins w:id="323" w:author="A. J" w:date="2020-05-06T18:28:00Z">
        <w:r w:rsidR="00FC3C09">
          <w:rPr>
            <w:szCs w:val="21"/>
          </w:rPr>
          <w:t>settings</w:t>
        </w:r>
      </w:ins>
      <w:del w:id="324" w:author="A. J" w:date="2020-05-06T18:28:00Z">
        <w:r w:rsidDel="00FC3C09">
          <w:rPr>
            <w:rFonts w:hint="eastAsia"/>
            <w:szCs w:val="21"/>
          </w:rPr>
          <w:delText>task li</w:delText>
        </w:r>
      </w:del>
      <w:del w:id="325" w:author="A. J" w:date="2020-05-06T18:29:00Z">
        <w:r w:rsidDel="00FC3C09">
          <w:rPr>
            <w:rFonts w:hint="eastAsia"/>
            <w:szCs w:val="21"/>
          </w:rPr>
          <w:delText>st</w:delText>
        </w:r>
      </w:del>
    </w:p>
    <w:p w14:paraId="379D8EC6" w14:textId="517B9558" w:rsidR="00BC2742" w:rsidRDefault="00BA7360" w:rsidP="00BC2742">
      <w:pPr>
        <w:pStyle w:val="ListParagraph"/>
        <w:ind w:leftChars="0" w:left="420"/>
        <w:rPr>
          <w:ins w:id="326" w:author="A. J" w:date="2020-05-06T18:30:00Z"/>
          <w:szCs w:val="21"/>
        </w:rPr>
      </w:pPr>
      <w:r w:rsidRPr="00BA7360">
        <w:rPr>
          <w:szCs w:val="21"/>
        </w:rPr>
        <w:t xml:space="preserve">In the App menu, tap </w:t>
      </w:r>
      <w:ins w:id="327" w:author="A. J" w:date="2020-05-06T18:29:00Z">
        <w:r w:rsidR="00B0777C">
          <w:rPr>
            <w:szCs w:val="21"/>
          </w:rPr>
          <w:t>“</w:t>
        </w:r>
      </w:ins>
      <w:r w:rsidRPr="00BA7360">
        <w:rPr>
          <w:szCs w:val="21"/>
        </w:rPr>
        <w:t xml:space="preserve">Export </w:t>
      </w:r>
      <w:ins w:id="328" w:author="A. J" w:date="2020-05-06T18:29:00Z">
        <w:r w:rsidR="00B0777C">
          <w:rPr>
            <w:szCs w:val="21"/>
          </w:rPr>
          <w:t>settings”</w:t>
        </w:r>
      </w:ins>
      <w:del w:id="329" w:author="A. J" w:date="2020-05-06T18:29:00Z">
        <w:r w:rsidRPr="00BA7360" w:rsidDel="00B0777C">
          <w:rPr>
            <w:szCs w:val="21"/>
          </w:rPr>
          <w:delText>Task List</w:delText>
        </w:r>
      </w:del>
      <w:r w:rsidRPr="00BA7360">
        <w:rPr>
          <w:szCs w:val="21"/>
        </w:rPr>
        <w:t xml:space="preserve"> to specify the destination. When you tap the mount point, the available storage</w:t>
      </w:r>
      <w:ins w:id="330" w:author="A. J" w:date="2020-05-06T18:29:00Z">
        <w:r w:rsidR="00B0777C">
          <w:rPr>
            <w:szCs w:val="21"/>
          </w:rPr>
          <w:t>s</w:t>
        </w:r>
      </w:ins>
      <w:r w:rsidRPr="00BA7360">
        <w:rPr>
          <w:szCs w:val="21"/>
        </w:rPr>
        <w:t xml:space="preserve"> list will be displayed</w:t>
      </w:r>
      <w:del w:id="331" w:author="A. J" w:date="2020-05-06T18:29:00Z">
        <w:r w:rsidRPr="00BA7360" w:rsidDel="00B0777C">
          <w:rPr>
            <w:szCs w:val="21"/>
          </w:rPr>
          <w:delText>, so please select it</w:delText>
        </w:r>
      </w:del>
      <w:r w:rsidRPr="00BA7360">
        <w:rPr>
          <w:szCs w:val="21"/>
        </w:rPr>
        <w:t>.</w:t>
      </w:r>
      <w:ins w:id="332" w:author="A. J" w:date="2020-05-06T18:29:00Z">
        <w:r w:rsidR="00B0777C">
          <w:rPr>
            <w:szCs w:val="21"/>
          </w:rPr>
          <w:t xml:space="preserve"> You can select your preferred storage to </w:t>
        </w:r>
      </w:ins>
      <w:ins w:id="333" w:author="A. J" w:date="2020-05-06T18:30:00Z">
        <w:r w:rsidR="00B0777C">
          <w:rPr>
            <w:szCs w:val="21"/>
          </w:rPr>
          <w:t>export the app settings.</w:t>
        </w:r>
      </w:ins>
    </w:p>
    <w:p w14:paraId="0D1D2604" w14:textId="02349E6E" w:rsidR="001A4381" w:rsidRDefault="001A4381" w:rsidP="00BC2742">
      <w:pPr>
        <w:pStyle w:val="ListParagraph"/>
        <w:ind w:leftChars="0" w:left="420"/>
        <w:rPr>
          <w:szCs w:val="21"/>
        </w:rPr>
      </w:pPr>
      <w:ins w:id="334" w:author="A. J" w:date="2020-05-06T18:30:00Z">
        <w:r>
          <w:rPr>
            <w:szCs w:val="21"/>
          </w:rPr>
          <w:t>You can also encrypt the exported file.</w:t>
        </w:r>
      </w:ins>
    </w:p>
    <w:p w14:paraId="327B0C09" w14:textId="77777777" w:rsidR="00BC2742" w:rsidRPr="00CB06A4" w:rsidRDefault="006B125F" w:rsidP="00BC2742">
      <w:pPr>
        <w:pStyle w:val="ListParagraph"/>
        <w:ind w:leftChars="0" w:left="420"/>
        <w:rPr>
          <w:szCs w:val="21"/>
        </w:rPr>
      </w:pPr>
      <w:r>
        <w:rPr>
          <w:noProof/>
          <w:szCs w:val="21"/>
        </w:rPr>
        <w:pict w14:anchorId="2C8ABA05">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8" type="#_x0000_t61" style="position:absolute;left:0;text-align:left;margin-left:37.9pt;margin-top:71.55pt;width:109.35pt;height:23.8pt;z-index:251660288" adj="7072,-18015">
            <v:textbox style="mso-next-textbox:#_x0000_s1028" inset="5.85pt,.7pt,5.85pt,.7pt">
              <w:txbxContent>
                <w:p w14:paraId="5782F0CD" w14:textId="77777777" w:rsidR="00BC2742" w:rsidRDefault="00BA7360" w:rsidP="00BC2742">
                  <w:r>
                    <w:rPr>
                      <w:rFonts w:hint="eastAsia"/>
                    </w:rPr>
                    <w:t>Tap here</w:t>
                  </w:r>
                </w:p>
              </w:txbxContent>
            </v:textbox>
          </v:shape>
        </w:pict>
      </w:r>
      <w:r>
        <w:rPr>
          <w:noProof/>
          <w:szCs w:val="21"/>
        </w:rPr>
        <w:pict w14:anchorId="610F0B36">
          <v:shape id="_x0000_s1029" type="#_x0000_t61" style="position:absolute;left:0;text-align:left;margin-left:212.2pt;margin-top:100.1pt;width:109.35pt;height:23.8pt;z-index:251661312" adj="7072,-18015">
            <v:textbox style="mso-next-textbox:#_x0000_s1029" inset="5.85pt,.7pt,5.85pt,.7pt">
              <w:txbxContent>
                <w:p w14:paraId="620D4EF1" w14:textId="77777777" w:rsidR="00BC2742" w:rsidRDefault="00BA7360" w:rsidP="00BC2742">
                  <w:r>
                    <w:rPr>
                      <w:rFonts w:hint="eastAsia"/>
                    </w:rPr>
                    <w:t>Please select</w:t>
                  </w:r>
                </w:p>
              </w:txbxContent>
            </v:textbox>
          </v:shape>
        </w:pict>
      </w:r>
      <w:r w:rsidR="00F24E8D">
        <w:rPr>
          <w:noProof/>
          <w:szCs w:val="21"/>
        </w:rPr>
        <w:drawing>
          <wp:inline distT="0" distB="0" distL="0" distR="0" wp14:anchorId="192DF5B4" wp14:editId="1337C120">
            <wp:extent cx="2065122" cy="3709359"/>
            <wp:effectExtent l="1905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2065967" cy="3710877"/>
                    </a:xfrm>
                    <a:prstGeom prst="rect">
                      <a:avLst/>
                    </a:prstGeom>
                    <a:noFill/>
                    <a:ln w="9525">
                      <a:noFill/>
                      <a:miter lim="800000"/>
                      <a:headEnd/>
                      <a:tailEnd/>
                    </a:ln>
                  </pic:spPr>
                </pic:pic>
              </a:graphicData>
            </a:graphic>
          </wp:inline>
        </w:drawing>
      </w:r>
      <w:r w:rsidR="00F24E8D">
        <w:rPr>
          <w:noProof/>
          <w:szCs w:val="21"/>
        </w:rPr>
        <w:drawing>
          <wp:inline distT="0" distB="0" distL="0" distR="0" wp14:anchorId="5CF8AE15" wp14:editId="4B3B4414">
            <wp:extent cx="2059916" cy="3700007"/>
            <wp:effectExtent l="1905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2060759" cy="3701521"/>
                    </a:xfrm>
                    <a:prstGeom prst="rect">
                      <a:avLst/>
                    </a:prstGeom>
                    <a:noFill/>
                    <a:ln w="9525">
                      <a:noFill/>
                      <a:miter lim="800000"/>
                      <a:headEnd/>
                      <a:tailEnd/>
                    </a:ln>
                  </pic:spPr>
                </pic:pic>
              </a:graphicData>
            </a:graphic>
          </wp:inline>
        </w:drawing>
      </w:r>
    </w:p>
    <w:p w14:paraId="35898166" w14:textId="7D982976" w:rsidR="00BC2742" w:rsidRDefault="00BA7360" w:rsidP="00BC2742">
      <w:pPr>
        <w:pStyle w:val="ListParagraph"/>
        <w:numPr>
          <w:ilvl w:val="0"/>
          <w:numId w:val="35"/>
        </w:numPr>
        <w:ind w:leftChars="0"/>
        <w:rPr>
          <w:szCs w:val="21"/>
        </w:rPr>
      </w:pPr>
      <w:r>
        <w:rPr>
          <w:rFonts w:hint="eastAsia"/>
          <w:szCs w:val="21"/>
        </w:rPr>
        <w:t xml:space="preserve">Restore </w:t>
      </w:r>
      <w:del w:id="335" w:author="A. J" w:date="2020-05-06T18:30:00Z">
        <w:r w:rsidDel="001A4381">
          <w:rPr>
            <w:rFonts w:hint="eastAsia"/>
            <w:szCs w:val="21"/>
          </w:rPr>
          <w:delText>task list</w:delText>
        </w:r>
      </w:del>
      <w:ins w:id="336" w:author="A. J" w:date="2020-05-06T18:30:00Z">
        <w:r w:rsidR="001A4381">
          <w:rPr>
            <w:szCs w:val="21"/>
          </w:rPr>
          <w:t>settings</w:t>
        </w:r>
      </w:ins>
    </w:p>
    <w:p w14:paraId="7735EE82" w14:textId="7C08118A" w:rsidR="00BC2742" w:rsidRDefault="00BA7360" w:rsidP="00BC2742">
      <w:pPr>
        <w:pStyle w:val="ListParagraph"/>
        <w:ind w:leftChars="0" w:left="420"/>
        <w:rPr>
          <w:ins w:id="337" w:author="A. J" w:date="2020-05-06T18:31:00Z"/>
          <w:szCs w:val="21"/>
        </w:rPr>
      </w:pPr>
      <w:r w:rsidRPr="00BA7360">
        <w:rPr>
          <w:szCs w:val="21"/>
        </w:rPr>
        <w:t xml:space="preserve">In the App menu, tap </w:t>
      </w:r>
      <w:ins w:id="338" w:author="A. J" w:date="2020-05-06T18:31:00Z">
        <w:r w:rsidR="001A4381">
          <w:rPr>
            <w:szCs w:val="21"/>
          </w:rPr>
          <w:t>“</w:t>
        </w:r>
      </w:ins>
      <w:r>
        <w:rPr>
          <w:rFonts w:hint="eastAsia"/>
          <w:szCs w:val="21"/>
        </w:rPr>
        <w:t>Import</w:t>
      </w:r>
      <w:r w:rsidRPr="00BA7360">
        <w:rPr>
          <w:szCs w:val="21"/>
        </w:rPr>
        <w:t xml:space="preserve"> </w:t>
      </w:r>
      <w:del w:id="339" w:author="A. J" w:date="2020-05-06T18:30:00Z">
        <w:r w:rsidRPr="00BA7360" w:rsidDel="001A4381">
          <w:rPr>
            <w:szCs w:val="21"/>
          </w:rPr>
          <w:delText xml:space="preserve">Task </w:delText>
        </w:r>
      </w:del>
      <w:ins w:id="340" w:author="A. J" w:date="2020-05-06T18:30:00Z">
        <w:r w:rsidR="001A4381">
          <w:rPr>
            <w:szCs w:val="21"/>
          </w:rPr>
          <w:t>settings”</w:t>
        </w:r>
        <w:r w:rsidR="001A4381" w:rsidRPr="00BA7360">
          <w:rPr>
            <w:szCs w:val="21"/>
          </w:rPr>
          <w:t xml:space="preserve"> </w:t>
        </w:r>
      </w:ins>
      <w:del w:id="341" w:author="A. J" w:date="2020-05-06T18:31:00Z">
        <w:r w:rsidRPr="00BA7360" w:rsidDel="001A4381">
          <w:rPr>
            <w:szCs w:val="21"/>
          </w:rPr>
          <w:delText xml:space="preserve">List </w:delText>
        </w:r>
      </w:del>
      <w:ins w:id="342" w:author="A. J" w:date="2020-05-06T18:31:00Z">
        <w:r w:rsidR="00613E0E">
          <w:rPr>
            <w:szCs w:val="21"/>
          </w:rPr>
          <w:t>and select the settings file to import</w:t>
        </w:r>
      </w:ins>
      <w:del w:id="343" w:author="A. J" w:date="2020-05-06T18:31:00Z">
        <w:r w:rsidRPr="00BA7360" w:rsidDel="00613E0E">
          <w:rPr>
            <w:szCs w:val="21"/>
          </w:rPr>
          <w:delText>to specify the destination.</w:delText>
        </w:r>
      </w:del>
    </w:p>
    <w:p w14:paraId="5C95DEEE" w14:textId="31839D96" w:rsidR="00613E0E" w:rsidRDefault="00613E0E" w:rsidP="00BC2742">
      <w:pPr>
        <w:pStyle w:val="ListParagraph"/>
        <w:ind w:leftChars="0" w:left="420"/>
        <w:rPr>
          <w:szCs w:val="21"/>
        </w:rPr>
      </w:pPr>
      <w:ins w:id="344" w:author="A. J" w:date="2020-05-06T18:31:00Z">
        <w:r>
          <w:rPr>
            <w:szCs w:val="21"/>
          </w:rPr>
          <w:t xml:space="preserve">You can selectively import each item: </w:t>
        </w:r>
      </w:ins>
      <w:ins w:id="345" w:author="A. J" w:date="2020-05-06T18:32:00Z">
        <w:r w:rsidR="003E7B03">
          <w:rPr>
            <w:szCs w:val="21"/>
          </w:rPr>
          <w:t xml:space="preserve">global application settings, </w:t>
        </w:r>
      </w:ins>
      <w:ins w:id="346" w:author="A. J" w:date="2020-05-06T18:33:00Z">
        <w:r w:rsidR="003E7B03">
          <w:rPr>
            <w:szCs w:val="21"/>
          </w:rPr>
          <w:t>task schedule settings, individual saved tasks</w:t>
        </w:r>
      </w:ins>
    </w:p>
    <w:p w14:paraId="6B0BE3DD" w14:textId="77777777" w:rsidR="00BC2742" w:rsidRPr="00CB06A4" w:rsidRDefault="00BC2742" w:rsidP="00BC2742">
      <w:pPr>
        <w:pStyle w:val="ListParagraph"/>
        <w:ind w:leftChars="0" w:left="420"/>
        <w:rPr>
          <w:szCs w:val="21"/>
        </w:rPr>
      </w:pPr>
    </w:p>
    <w:p w14:paraId="42319231" w14:textId="77777777" w:rsidR="00BC2742" w:rsidRPr="00BC2742" w:rsidRDefault="00BC2742" w:rsidP="007738BC"/>
    <w:sectPr w:rsidR="00BC2742" w:rsidRPr="00BC2742" w:rsidSect="008D3251">
      <w:headerReference w:type="even" r:id="rId29"/>
      <w:headerReference w:type="default" r:id="rId30"/>
      <w:footerReference w:type="default" r:id="rId31"/>
      <w:pgSz w:w="11906" w:h="16838"/>
      <w:pgMar w:top="851" w:right="1701" w:bottom="851" w:left="1701" w:header="283" w:footer="245"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0D6241" w14:textId="77777777" w:rsidR="006B125F" w:rsidRDefault="006B125F" w:rsidP="008163DC">
      <w:r>
        <w:separator/>
      </w:r>
    </w:p>
    <w:p w14:paraId="3F7F42C3" w14:textId="77777777" w:rsidR="006B125F" w:rsidRDefault="006B125F" w:rsidP="008163DC"/>
    <w:p w14:paraId="10310317" w14:textId="77777777" w:rsidR="006B125F" w:rsidRDefault="006B125F" w:rsidP="008163DC"/>
    <w:p w14:paraId="43505170" w14:textId="77777777" w:rsidR="006B125F" w:rsidRDefault="006B125F" w:rsidP="008163DC"/>
    <w:p w14:paraId="7B51057C" w14:textId="77777777" w:rsidR="006B125F" w:rsidRDefault="006B125F" w:rsidP="008163DC"/>
    <w:p w14:paraId="6E4C510B" w14:textId="77777777" w:rsidR="006B125F" w:rsidRDefault="006B125F" w:rsidP="008163DC"/>
    <w:p w14:paraId="00CDFB86" w14:textId="77777777" w:rsidR="006B125F" w:rsidRDefault="006B125F" w:rsidP="008163DC"/>
    <w:p w14:paraId="79370623" w14:textId="77777777" w:rsidR="006B125F" w:rsidRDefault="006B125F" w:rsidP="008163DC"/>
    <w:p w14:paraId="4EF37157" w14:textId="77777777" w:rsidR="006B125F" w:rsidRDefault="006B125F" w:rsidP="008163DC"/>
    <w:p w14:paraId="6C4FE8F3" w14:textId="77777777" w:rsidR="006B125F" w:rsidRDefault="006B125F" w:rsidP="008163DC"/>
    <w:p w14:paraId="50A8A405" w14:textId="77777777" w:rsidR="006B125F" w:rsidRDefault="006B125F" w:rsidP="008163DC"/>
    <w:p w14:paraId="70A92376" w14:textId="77777777" w:rsidR="006B125F" w:rsidRDefault="006B125F" w:rsidP="008163DC"/>
    <w:p w14:paraId="23C2694B" w14:textId="77777777" w:rsidR="006B125F" w:rsidRDefault="006B125F"/>
    <w:p w14:paraId="744E2CCC" w14:textId="77777777" w:rsidR="006B125F" w:rsidRDefault="006B125F"/>
    <w:p w14:paraId="7619840B" w14:textId="77777777" w:rsidR="006B125F" w:rsidRDefault="006B125F" w:rsidP="00496D97"/>
    <w:p w14:paraId="4BEB969A" w14:textId="77777777" w:rsidR="006B125F" w:rsidRDefault="006B125F" w:rsidP="00496D97"/>
    <w:p w14:paraId="27FD6E7C" w14:textId="77777777" w:rsidR="006B125F" w:rsidRDefault="006B125F" w:rsidP="00496D97"/>
    <w:p w14:paraId="40844B09" w14:textId="77777777" w:rsidR="006B125F" w:rsidRDefault="006B125F" w:rsidP="00496D97"/>
    <w:p w14:paraId="2E3F76C1" w14:textId="77777777" w:rsidR="006B125F" w:rsidRDefault="006B125F"/>
    <w:p w14:paraId="53BBA5D3" w14:textId="77777777" w:rsidR="006B125F" w:rsidRDefault="006B125F" w:rsidP="00A76701"/>
    <w:p w14:paraId="60D57614" w14:textId="77777777" w:rsidR="006B125F" w:rsidRDefault="006B125F" w:rsidP="00A76701"/>
    <w:p w14:paraId="781FC2B7" w14:textId="77777777" w:rsidR="006B125F" w:rsidRDefault="006B125F" w:rsidP="00A76701"/>
    <w:p w14:paraId="757DE46F" w14:textId="77777777" w:rsidR="006B125F" w:rsidRDefault="006B125F" w:rsidP="00A76701"/>
    <w:p w14:paraId="79B15D33" w14:textId="77777777" w:rsidR="006B125F" w:rsidRDefault="006B125F" w:rsidP="00A76701"/>
    <w:p w14:paraId="24515681" w14:textId="77777777" w:rsidR="006B125F" w:rsidRDefault="006B125F" w:rsidP="00A76701"/>
    <w:p w14:paraId="5F7058C5" w14:textId="77777777" w:rsidR="006B125F" w:rsidRDefault="006B125F" w:rsidP="00A76701"/>
    <w:p w14:paraId="740A6976" w14:textId="77777777" w:rsidR="006B125F" w:rsidRDefault="006B125F" w:rsidP="00A76701"/>
    <w:p w14:paraId="4E7CC349" w14:textId="77777777" w:rsidR="006B125F" w:rsidRDefault="006B125F" w:rsidP="00BF3D4B"/>
    <w:p w14:paraId="235CA542" w14:textId="77777777" w:rsidR="006B125F" w:rsidRDefault="006B125F"/>
    <w:p w14:paraId="343C915F" w14:textId="77777777" w:rsidR="006B125F" w:rsidRDefault="006B125F" w:rsidP="00C824C9"/>
    <w:p w14:paraId="12A1AC6D" w14:textId="77777777" w:rsidR="006B125F" w:rsidRDefault="006B125F" w:rsidP="00C824C9"/>
    <w:p w14:paraId="5F608CF0" w14:textId="77777777" w:rsidR="006B125F" w:rsidRDefault="006B125F" w:rsidP="008D3251"/>
    <w:p w14:paraId="160BCDFF" w14:textId="77777777" w:rsidR="006B125F" w:rsidRDefault="006B125F" w:rsidP="008D3251"/>
    <w:p w14:paraId="5DEA7E4F" w14:textId="77777777" w:rsidR="006B125F" w:rsidRDefault="006B125F" w:rsidP="008D3251"/>
    <w:p w14:paraId="07FC9244" w14:textId="77777777" w:rsidR="006B125F" w:rsidRDefault="006B125F"/>
    <w:p w14:paraId="7F83EDF3" w14:textId="77777777" w:rsidR="006B125F" w:rsidRDefault="006B125F" w:rsidP="00DF3347"/>
    <w:p w14:paraId="034C8CC6" w14:textId="77777777" w:rsidR="006B125F" w:rsidRDefault="006B125F"/>
    <w:p w14:paraId="2AC14765" w14:textId="77777777" w:rsidR="006B125F" w:rsidRDefault="006B125F"/>
    <w:p w14:paraId="53DCC1C3" w14:textId="77777777" w:rsidR="006B125F" w:rsidRDefault="006B125F"/>
    <w:p w14:paraId="57023F0A" w14:textId="77777777" w:rsidR="006B125F" w:rsidRDefault="006B125F" w:rsidP="00F74242"/>
    <w:p w14:paraId="0C393D60" w14:textId="77777777" w:rsidR="006B125F" w:rsidRDefault="006B125F" w:rsidP="004014AB"/>
    <w:p w14:paraId="0AF43E15" w14:textId="77777777" w:rsidR="006B125F" w:rsidRDefault="006B125F" w:rsidP="004014AB"/>
    <w:p w14:paraId="56FE5391" w14:textId="77777777" w:rsidR="006B125F" w:rsidRDefault="006B125F" w:rsidP="004014AB"/>
    <w:p w14:paraId="75D8B465" w14:textId="77777777" w:rsidR="006B125F" w:rsidRDefault="006B125F" w:rsidP="004014AB"/>
    <w:p w14:paraId="158D74EA" w14:textId="77777777" w:rsidR="006B125F" w:rsidRDefault="006B125F" w:rsidP="004014AB"/>
    <w:p w14:paraId="6ECAEFF9" w14:textId="77777777" w:rsidR="006B125F" w:rsidRDefault="006B125F" w:rsidP="004014AB"/>
    <w:p w14:paraId="7A6521C8" w14:textId="77777777" w:rsidR="006B125F" w:rsidRDefault="006B125F"/>
    <w:p w14:paraId="14CDFF74" w14:textId="77777777" w:rsidR="006B125F" w:rsidRDefault="006B125F" w:rsidP="00C9047C"/>
    <w:p w14:paraId="3DCDBA1E" w14:textId="77777777" w:rsidR="006B125F" w:rsidRDefault="006B125F" w:rsidP="004744C5"/>
    <w:p w14:paraId="1869D47D" w14:textId="77777777" w:rsidR="006B125F" w:rsidRDefault="006B125F" w:rsidP="004744C5"/>
    <w:p w14:paraId="2F096CBE" w14:textId="77777777" w:rsidR="006B125F" w:rsidRDefault="006B125F" w:rsidP="004744C5"/>
    <w:p w14:paraId="179D8ABF" w14:textId="77777777" w:rsidR="006B125F" w:rsidRDefault="006B125F" w:rsidP="004744C5"/>
    <w:p w14:paraId="11E06D13" w14:textId="77777777" w:rsidR="006B125F" w:rsidRDefault="006B125F" w:rsidP="004744C5"/>
    <w:p w14:paraId="69C52168" w14:textId="77777777" w:rsidR="006B125F" w:rsidRDefault="006B125F" w:rsidP="004744C5"/>
    <w:p w14:paraId="4A9F72C4" w14:textId="77777777" w:rsidR="006B125F" w:rsidRDefault="006B125F" w:rsidP="004744C5"/>
    <w:p w14:paraId="620296D4" w14:textId="77777777" w:rsidR="006B125F" w:rsidRDefault="006B125F" w:rsidP="004744C5"/>
    <w:p w14:paraId="186123C0" w14:textId="77777777" w:rsidR="006B125F" w:rsidRDefault="006B125F" w:rsidP="00140ADC"/>
    <w:p w14:paraId="61A54355" w14:textId="77777777" w:rsidR="006B125F" w:rsidRDefault="006B125F" w:rsidP="00140ADC"/>
    <w:p w14:paraId="1C14F1C4" w14:textId="77777777" w:rsidR="006B125F" w:rsidRDefault="006B125F" w:rsidP="00140ADC"/>
    <w:p w14:paraId="6A8BB688" w14:textId="77777777" w:rsidR="006B125F" w:rsidRDefault="006B125F"/>
    <w:p w14:paraId="0CE66071" w14:textId="77777777" w:rsidR="006B125F" w:rsidRDefault="006B125F" w:rsidP="00455FDC"/>
    <w:p w14:paraId="7D0E8B24" w14:textId="77777777" w:rsidR="006B125F" w:rsidRDefault="006B125F"/>
    <w:p w14:paraId="31FCD7D8" w14:textId="77777777" w:rsidR="006B125F" w:rsidRDefault="006B125F" w:rsidP="00522324"/>
    <w:p w14:paraId="4BF1455F" w14:textId="77777777" w:rsidR="006B125F" w:rsidRDefault="006B125F" w:rsidP="00522324"/>
    <w:p w14:paraId="01FF276E" w14:textId="77777777" w:rsidR="006B125F" w:rsidRDefault="006B125F" w:rsidP="00522324"/>
    <w:p w14:paraId="3498593D" w14:textId="77777777" w:rsidR="006B125F" w:rsidRDefault="006B125F" w:rsidP="00522324"/>
    <w:p w14:paraId="53A44E6E" w14:textId="77777777" w:rsidR="006B125F" w:rsidRDefault="006B125F" w:rsidP="009B1736"/>
    <w:p w14:paraId="6161B790" w14:textId="77777777" w:rsidR="006B125F" w:rsidRDefault="006B125F"/>
    <w:p w14:paraId="7CCBF4D6" w14:textId="77777777" w:rsidR="006B125F" w:rsidRDefault="006B125F"/>
    <w:p w14:paraId="377CBAAA" w14:textId="77777777" w:rsidR="006B125F" w:rsidRDefault="006B125F" w:rsidP="005F4419"/>
    <w:p w14:paraId="4711EE97" w14:textId="77777777" w:rsidR="006B125F" w:rsidRDefault="006B125F"/>
    <w:p w14:paraId="15FAE0BD" w14:textId="77777777" w:rsidR="006B125F" w:rsidRDefault="006B125F" w:rsidP="00B17292"/>
    <w:p w14:paraId="548C69E2" w14:textId="77777777" w:rsidR="006B125F" w:rsidRDefault="006B125F"/>
    <w:p w14:paraId="29C6D7EC" w14:textId="77777777" w:rsidR="006B125F" w:rsidRDefault="006B125F" w:rsidP="002A3AA6"/>
    <w:p w14:paraId="4C5643E3" w14:textId="77777777" w:rsidR="006B125F" w:rsidRDefault="006B125F"/>
    <w:p w14:paraId="24773C6D" w14:textId="77777777" w:rsidR="006B125F" w:rsidRDefault="006B125F"/>
    <w:p w14:paraId="0D55D6BA" w14:textId="77777777" w:rsidR="006B125F" w:rsidRDefault="006B125F" w:rsidP="002200EE"/>
    <w:p w14:paraId="311B48BB" w14:textId="77777777" w:rsidR="006B125F" w:rsidRDefault="006B125F"/>
    <w:p w14:paraId="7EC1F962" w14:textId="77777777" w:rsidR="006B125F" w:rsidRDefault="006B125F" w:rsidP="00D574A9"/>
    <w:p w14:paraId="7289216E" w14:textId="77777777" w:rsidR="006B125F" w:rsidRDefault="006B125F" w:rsidP="00067D69"/>
    <w:p w14:paraId="11D46A7B" w14:textId="77777777" w:rsidR="006B125F" w:rsidRDefault="006B125F"/>
    <w:p w14:paraId="1D05AB5B" w14:textId="77777777" w:rsidR="006B125F" w:rsidRDefault="006B125F" w:rsidP="009F46D9"/>
    <w:p w14:paraId="7D8B7E26" w14:textId="77777777" w:rsidR="006B125F" w:rsidRDefault="006B125F"/>
    <w:p w14:paraId="6B736B91" w14:textId="77777777" w:rsidR="006B125F" w:rsidRDefault="006B125F"/>
    <w:p w14:paraId="45F28BF1" w14:textId="77777777" w:rsidR="006B125F" w:rsidRDefault="006B125F" w:rsidP="00B660E6"/>
    <w:p w14:paraId="04EF768B" w14:textId="77777777" w:rsidR="006B125F" w:rsidRDefault="006B125F" w:rsidP="00B660E6"/>
    <w:p w14:paraId="71A36BBD" w14:textId="77777777" w:rsidR="006B125F" w:rsidRDefault="006B125F" w:rsidP="00F6623E"/>
  </w:endnote>
  <w:endnote w:type="continuationSeparator" w:id="0">
    <w:p w14:paraId="4E5D4C08" w14:textId="77777777" w:rsidR="006B125F" w:rsidRDefault="006B125F" w:rsidP="008163DC">
      <w:r>
        <w:continuationSeparator/>
      </w:r>
    </w:p>
    <w:p w14:paraId="6C3AC0F2" w14:textId="77777777" w:rsidR="006B125F" w:rsidRDefault="006B125F" w:rsidP="008163DC"/>
    <w:p w14:paraId="2508EF4A" w14:textId="77777777" w:rsidR="006B125F" w:rsidRDefault="006B125F" w:rsidP="008163DC"/>
    <w:p w14:paraId="62D0A899" w14:textId="77777777" w:rsidR="006B125F" w:rsidRDefault="006B125F" w:rsidP="008163DC"/>
    <w:p w14:paraId="79E0D0B1" w14:textId="77777777" w:rsidR="006B125F" w:rsidRDefault="006B125F" w:rsidP="008163DC"/>
    <w:p w14:paraId="40B311B5" w14:textId="77777777" w:rsidR="006B125F" w:rsidRDefault="006B125F" w:rsidP="008163DC"/>
    <w:p w14:paraId="30BB2CE3" w14:textId="77777777" w:rsidR="006B125F" w:rsidRDefault="006B125F" w:rsidP="008163DC"/>
    <w:p w14:paraId="17B5DC08" w14:textId="77777777" w:rsidR="006B125F" w:rsidRDefault="006B125F" w:rsidP="008163DC"/>
    <w:p w14:paraId="36C6D109" w14:textId="77777777" w:rsidR="006B125F" w:rsidRDefault="006B125F" w:rsidP="008163DC"/>
    <w:p w14:paraId="044E0D9B" w14:textId="77777777" w:rsidR="006B125F" w:rsidRDefault="006B125F" w:rsidP="008163DC"/>
    <w:p w14:paraId="416CA3CA" w14:textId="77777777" w:rsidR="006B125F" w:rsidRDefault="006B125F" w:rsidP="008163DC"/>
    <w:p w14:paraId="7FD443DC" w14:textId="77777777" w:rsidR="006B125F" w:rsidRDefault="006B125F" w:rsidP="008163DC"/>
    <w:p w14:paraId="0D3C5A11" w14:textId="77777777" w:rsidR="006B125F" w:rsidRDefault="006B125F"/>
    <w:p w14:paraId="5F57FD7D" w14:textId="77777777" w:rsidR="006B125F" w:rsidRDefault="006B125F"/>
    <w:p w14:paraId="4DA490E8" w14:textId="77777777" w:rsidR="006B125F" w:rsidRDefault="006B125F" w:rsidP="00496D97"/>
    <w:p w14:paraId="3D57EEB8" w14:textId="77777777" w:rsidR="006B125F" w:rsidRDefault="006B125F" w:rsidP="00496D97"/>
    <w:p w14:paraId="716DEBE5" w14:textId="77777777" w:rsidR="006B125F" w:rsidRDefault="006B125F" w:rsidP="00496D97"/>
    <w:p w14:paraId="20FFB557" w14:textId="77777777" w:rsidR="006B125F" w:rsidRDefault="006B125F" w:rsidP="00496D97"/>
    <w:p w14:paraId="0CDC9BE8" w14:textId="77777777" w:rsidR="006B125F" w:rsidRDefault="006B125F"/>
    <w:p w14:paraId="0655C9D5" w14:textId="77777777" w:rsidR="006B125F" w:rsidRDefault="006B125F" w:rsidP="00A76701"/>
    <w:p w14:paraId="242CACD9" w14:textId="77777777" w:rsidR="006B125F" w:rsidRDefault="006B125F" w:rsidP="00A76701"/>
    <w:p w14:paraId="60EFCAB6" w14:textId="77777777" w:rsidR="006B125F" w:rsidRDefault="006B125F" w:rsidP="00A76701"/>
    <w:p w14:paraId="6A4085B3" w14:textId="77777777" w:rsidR="006B125F" w:rsidRDefault="006B125F" w:rsidP="00A76701"/>
    <w:p w14:paraId="48561F36" w14:textId="77777777" w:rsidR="006B125F" w:rsidRDefault="006B125F" w:rsidP="00A76701"/>
    <w:p w14:paraId="2AF825C6" w14:textId="77777777" w:rsidR="006B125F" w:rsidRDefault="006B125F" w:rsidP="00A76701"/>
    <w:p w14:paraId="0CCDD787" w14:textId="77777777" w:rsidR="006B125F" w:rsidRDefault="006B125F" w:rsidP="00A76701"/>
    <w:p w14:paraId="4FD20B2B" w14:textId="77777777" w:rsidR="006B125F" w:rsidRDefault="006B125F" w:rsidP="00A76701"/>
    <w:p w14:paraId="48034225" w14:textId="77777777" w:rsidR="006B125F" w:rsidRDefault="006B125F" w:rsidP="00BF3D4B"/>
    <w:p w14:paraId="400D50E5" w14:textId="77777777" w:rsidR="006B125F" w:rsidRDefault="006B125F"/>
    <w:p w14:paraId="59E537A8" w14:textId="77777777" w:rsidR="006B125F" w:rsidRDefault="006B125F" w:rsidP="00C824C9"/>
    <w:p w14:paraId="49951966" w14:textId="77777777" w:rsidR="006B125F" w:rsidRDefault="006B125F" w:rsidP="00C824C9"/>
    <w:p w14:paraId="77FC3112" w14:textId="77777777" w:rsidR="006B125F" w:rsidRDefault="006B125F" w:rsidP="008D3251"/>
    <w:p w14:paraId="20F389A2" w14:textId="77777777" w:rsidR="006B125F" w:rsidRDefault="006B125F" w:rsidP="008D3251"/>
    <w:p w14:paraId="39F3DCB3" w14:textId="77777777" w:rsidR="006B125F" w:rsidRDefault="006B125F" w:rsidP="008D3251"/>
    <w:p w14:paraId="5B66987E" w14:textId="77777777" w:rsidR="006B125F" w:rsidRDefault="006B125F"/>
    <w:p w14:paraId="09F4EEF8" w14:textId="77777777" w:rsidR="006B125F" w:rsidRDefault="006B125F" w:rsidP="00DF3347"/>
    <w:p w14:paraId="148067BA" w14:textId="77777777" w:rsidR="006B125F" w:rsidRDefault="006B125F"/>
    <w:p w14:paraId="1D1816ED" w14:textId="77777777" w:rsidR="006B125F" w:rsidRDefault="006B125F"/>
    <w:p w14:paraId="40343918" w14:textId="77777777" w:rsidR="006B125F" w:rsidRDefault="006B125F"/>
    <w:p w14:paraId="2E7F33FF" w14:textId="77777777" w:rsidR="006B125F" w:rsidRDefault="006B125F" w:rsidP="00F74242"/>
    <w:p w14:paraId="60FA9527" w14:textId="77777777" w:rsidR="006B125F" w:rsidRDefault="006B125F" w:rsidP="004014AB"/>
    <w:p w14:paraId="0838D901" w14:textId="77777777" w:rsidR="006B125F" w:rsidRDefault="006B125F" w:rsidP="004014AB"/>
    <w:p w14:paraId="07E9BB0E" w14:textId="77777777" w:rsidR="006B125F" w:rsidRDefault="006B125F" w:rsidP="004014AB"/>
    <w:p w14:paraId="2CB9CAB3" w14:textId="77777777" w:rsidR="006B125F" w:rsidRDefault="006B125F" w:rsidP="004014AB"/>
    <w:p w14:paraId="6EA1FADC" w14:textId="77777777" w:rsidR="006B125F" w:rsidRDefault="006B125F" w:rsidP="004014AB"/>
    <w:p w14:paraId="5721AED9" w14:textId="77777777" w:rsidR="006B125F" w:rsidRDefault="006B125F" w:rsidP="004014AB"/>
    <w:p w14:paraId="423DAE72" w14:textId="77777777" w:rsidR="006B125F" w:rsidRDefault="006B125F"/>
    <w:p w14:paraId="535A2FAB" w14:textId="77777777" w:rsidR="006B125F" w:rsidRDefault="006B125F" w:rsidP="00C9047C"/>
    <w:p w14:paraId="45E38E4F" w14:textId="77777777" w:rsidR="006B125F" w:rsidRDefault="006B125F" w:rsidP="004744C5"/>
    <w:p w14:paraId="45D748B6" w14:textId="77777777" w:rsidR="006B125F" w:rsidRDefault="006B125F" w:rsidP="004744C5"/>
    <w:p w14:paraId="6F0D4A0D" w14:textId="77777777" w:rsidR="006B125F" w:rsidRDefault="006B125F" w:rsidP="004744C5"/>
    <w:p w14:paraId="6BDED00D" w14:textId="77777777" w:rsidR="006B125F" w:rsidRDefault="006B125F" w:rsidP="004744C5"/>
    <w:p w14:paraId="5DE08253" w14:textId="77777777" w:rsidR="006B125F" w:rsidRDefault="006B125F" w:rsidP="004744C5"/>
    <w:p w14:paraId="08F490E2" w14:textId="77777777" w:rsidR="006B125F" w:rsidRDefault="006B125F" w:rsidP="004744C5"/>
    <w:p w14:paraId="2966E2B4" w14:textId="77777777" w:rsidR="006B125F" w:rsidRDefault="006B125F" w:rsidP="004744C5"/>
    <w:p w14:paraId="6B13DA7F" w14:textId="77777777" w:rsidR="006B125F" w:rsidRDefault="006B125F" w:rsidP="004744C5"/>
    <w:p w14:paraId="73B2226F" w14:textId="77777777" w:rsidR="006B125F" w:rsidRDefault="006B125F" w:rsidP="00140ADC"/>
    <w:p w14:paraId="13DFF689" w14:textId="77777777" w:rsidR="006B125F" w:rsidRDefault="006B125F" w:rsidP="00140ADC"/>
    <w:p w14:paraId="1201A324" w14:textId="77777777" w:rsidR="006B125F" w:rsidRDefault="006B125F" w:rsidP="00140ADC"/>
    <w:p w14:paraId="63DC467C" w14:textId="77777777" w:rsidR="006B125F" w:rsidRDefault="006B125F"/>
    <w:p w14:paraId="1488FBE9" w14:textId="77777777" w:rsidR="006B125F" w:rsidRDefault="006B125F" w:rsidP="00455FDC"/>
    <w:p w14:paraId="6634CC98" w14:textId="77777777" w:rsidR="006B125F" w:rsidRDefault="006B125F"/>
    <w:p w14:paraId="1299D0D8" w14:textId="77777777" w:rsidR="006B125F" w:rsidRDefault="006B125F" w:rsidP="00522324"/>
    <w:p w14:paraId="31ED97FB" w14:textId="77777777" w:rsidR="006B125F" w:rsidRDefault="006B125F" w:rsidP="00522324"/>
    <w:p w14:paraId="02EC43CA" w14:textId="77777777" w:rsidR="006B125F" w:rsidRDefault="006B125F" w:rsidP="00522324"/>
    <w:p w14:paraId="3CF15A6D" w14:textId="77777777" w:rsidR="006B125F" w:rsidRDefault="006B125F" w:rsidP="00522324"/>
    <w:p w14:paraId="1226CA5D" w14:textId="77777777" w:rsidR="006B125F" w:rsidRDefault="006B125F" w:rsidP="009B1736"/>
    <w:p w14:paraId="752E1631" w14:textId="77777777" w:rsidR="006B125F" w:rsidRDefault="006B125F"/>
    <w:p w14:paraId="04164FCA" w14:textId="77777777" w:rsidR="006B125F" w:rsidRDefault="006B125F"/>
    <w:p w14:paraId="66FFA0C4" w14:textId="77777777" w:rsidR="006B125F" w:rsidRDefault="006B125F" w:rsidP="005F4419"/>
    <w:p w14:paraId="77C77BBB" w14:textId="77777777" w:rsidR="006B125F" w:rsidRDefault="006B125F"/>
    <w:p w14:paraId="3AE2B0CA" w14:textId="77777777" w:rsidR="006B125F" w:rsidRDefault="006B125F" w:rsidP="00B17292"/>
    <w:p w14:paraId="25A518F7" w14:textId="77777777" w:rsidR="006B125F" w:rsidRDefault="006B125F"/>
    <w:p w14:paraId="49BB7E91" w14:textId="77777777" w:rsidR="006B125F" w:rsidRDefault="006B125F" w:rsidP="002A3AA6"/>
    <w:p w14:paraId="38F35B6A" w14:textId="77777777" w:rsidR="006B125F" w:rsidRDefault="006B125F"/>
    <w:p w14:paraId="6B06CA12" w14:textId="77777777" w:rsidR="006B125F" w:rsidRDefault="006B125F"/>
    <w:p w14:paraId="7E830933" w14:textId="77777777" w:rsidR="006B125F" w:rsidRDefault="006B125F" w:rsidP="002200EE"/>
    <w:p w14:paraId="0404E2B1" w14:textId="77777777" w:rsidR="006B125F" w:rsidRDefault="006B125F"/>
    <w:p w14:paraId="4A7948D6" w14:textId="77777777" w:rsidR="006B125F" w:rsidRDefault="006B125F" w:rsidP="00D574A9"/>
    <w:p w14:paraId="29EC1DD9" w14:textId="77777777" w:rsidR="006B125F" w:rsidRDefault="006B125F" w:rsidP="00067D69"/>
    <w:p w14:paraId="6241DB15" w14:textId="77777777" w:rsidR="006B125F" w:rsidRDefault="006B125F"/>
    <w:p w14:paraId="137E98E3" w14:textId="77777777" w:rsidR="006B125F" w:rsidRDefault="006B125F" w:rsidP="009F46D9"/>
    <w:p w14:paraId="7ABBF149" w14:textId="77777777" w:rsidR="006B125F" w:rsidRDefault="006B125F"/>
    <w:p w14:paraId="17247FE6" w14:textId="77777777" w:rsidR="006B125F" w:rsidRDefault="006B125F"/>
    <w:p w14:paraId="6E4B5020" w14:textId="77777777" w:rsidR="006B125F" w:rsidRDefault="006B125F" w:rsidP="00B660E6"/>
    <w:p w14:paraId="5A4DD6F5" w14:textId="77777777" w:rsidR="006B125F" w:rsidRDefault="006B125F" w:rsidP="00B660E6"/>
    <w:p w14:paraId="773C4E3E" w14:textId="77777777" w:rsidR="006B125F" w:rsidRDefault="006B125F" w:rsidP="00F66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UI 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A21A6" w14:textId="77777777" w:rsidR="00F42AA6" w:rsidRDefault="00F0055A" w:rsidP="00F6623E">
    <w:pPr>
      <w:pStyle w:val="Footer"/>
      <w:jc w:val="center"/>
    </w:pPr>
    <w:r>
      <w:rPr>
        <w:rStyle w:val="PageNumber"/>
      </w:rPr>
      <w:fldChar w:fldCharType="begin"/>
    </w:r>
    <w:r w:rsidR="009653E6">
      <w:rPr>
        <w:rStyle w:val="PageNumber"/>
      </w:rPr>
      <w:instrText xml:space="preserve"> PAGE </w:instrText>
    </w:r>
    <w:r>
      <w:rPr>
        <w:rStyle w:val="PageNumber"/>
      </w:rPr>
      <w:fldChar w:fldCharType="separate"/>
    </w:r>
    <w:r w:rsidR="00247298">
      <w:rPr>
        <w:rStyle w:val="PageNumber"/>
        <w:noProof/>
      </w:rPr>
      <w:t>1</w:t>
    </w:r>
    <w:r>
      <w:rPr>
        <w:rStyle w:val="PageNumber"/>
      </w:rPr>
      <w:fldChar w:fldCharType="end"/>
    </w:r>
    <w:r w:rsidR="009653E6">
      <w:rPr>
        <w:rStyle w:val="PageNumber"/>
        <w:rFonts w:hint="eastAsia"/>
      </w:rPr>
      <w:t>/</w:t>
    </w:r>
    <w:r>
      <w:rPr>
        <w:rStyle w:val="PageNumber"/>
      </w:rPr>
      <w:fldChar w:fldCharType="begin"/>
    </w:r>
    <w:r w:rsidR="009653E6">
      <w:rPr>
        <w:rStyle w:val="PageNumber"/>
      </w:rPr>
      <w:instrText xml:space="preserve"> NUMPAGES </w:instrText>
    </w:r>
    <w:r>
      <w:rPr>
        <w:rStyle w:val="PageNumber"/>
      </w:rPr>
      <w:fldChar w:fldCharType="separate"/>
    </w:r>
    <w:r w:rsidR="00247298">
      <w:rPr>
        <w:rStyle w:val="PageNumber"/>
        <w:noProof/>
      </w:rPr>
      <w:t>13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55ECF2" w14:textId="77777777" w:rsidR="006B125F" w:rsidRDefault="006B125F" w:rsidP="008163DC">
      <w:r>
        <w:separator/>
      </w:r>
    </w:p>
    <w:p w14:paraId="7C7000CA" w14:textId="77777777" w:rsidR="006B125F" w:rsidRDefault="006B125F" w:rsidP="008163DC"/>
    <w:p w14:paraId="6FDB2F67" w14:textId="77777777" w:rsidR="006B125F" w:rsidRDefault="006B125F" w:rsidP="008163DC"/>
    <w:p w14:paraId="46B68385" w14:textId="77777777" w:rsidR="006B125F" w:rsidRDefault="006B125F" w:rsidP="008163DC"/>
    <w:p w14:paraId="62E05DF4" w14:textId="77777777" w:rsidR="006B125F" w:rsidRDefault="006B125F" w:rsidP="008163DC"/>
    <w:p w14:paraId="54815545" w14:textId="77777777" w:rsidR="006B125F" w:rsidRDefault="006B125F" w:rsidP="008163DC"/>
    <w:p w14:paraId="00B12D09" w14:textId="77777777" w:rsidR="006B125F" w:rsidRDefault="006B125F" w:rsidP="008163DC"/>
    <w:p w14:paraId="28195424" w14:textId="77777777" w:rsidR="006B125F" w:rsidRDefault="006B125F" w:rsidP="008163DC"/>
    <w:p w14:paraId="6EBDA073" w14:textId="77777777" w:rsidR="006B125F" w:rsidRDefault="006B125F" w:rsidP="008163DC"/>
    <w:p w14:paraId="7BC14A08" w14:textId="77777777" w:rsidR="006B125F" w:rsidRDefault="006B125F" w:rsidP="008163DC"/>
    <w:p w14:paraId="41420CDE" w14:textId="77777777" w:rsidR="006B125F" w:rsidRDefault="006B125F" w:rsidP="008163DC"/>
    <w:p w14:paraId="1DF47326" w14:textId="77777777" w:rsidR="006B125F" w:rsidRDefault="006B125F" w:rsidP="008163DC"/>
    <w:p w14:paraId="45F22BC2" w14:textId="77777777" w:rsidR="006B125F" w:rsidRDefault="006B125F"/>
    <w:p w14:paraId="768578BB" w14:textId="77777777" w:rsidR="006B125F" w:rsidRDefault="006B125F"/>
    <w:p w14:paraId="7975942B" w14:textId="77777777" w:rsidR="006B125F" w:rsidRDefault="006B125F" w:rsidP="00496D97"/>
    <w:p w14:paraId="2EC227BD" w14:textId="77777777" w:rsidR="006B125F" w:rsidRDefault="006B125F" w:rsidP="00496D97"/>
    <w:p w14:paraId="697B49B6" w14:textId="77777777" w:rsidR="006B125F" w:rsidRDefault="006B125F" w:rsidP="00496D97"/>
    <w:p w14:paraId="39C7B2F8" w14:textId="77777777" w:rsidR="006B125F" w:rsidRDefault="006B125F" w:rsidP="00496D97"/>
    <w:p w14:paraId="3D29A47E" w14:textId="77777777" w:rsidR="006B125F" w:rsidRDefault="006B125F"/>
    <w:p w14:paraId="01984BCC" w14:textId="77777777" w:rsidR="006B125F" w:rsidRDefault="006B125F" w:rsidP="00A76701"/>
    <w:p w14:paraId="4AA0724D" w14:textId="77777777" w:rsidR="006B125F" w:rsidRDefault="006B125F" w:rsidP="00A76701"/>
    <w:p w14:paraId="084DDFB9" w14:textId="77777777" w:rsidR="006B125F" w:rsidRDefault="006B125F" w:rsidP="00A76701"/>
    <w:p w14:paraId="2E8C82CA" w14:textId="77777777" w:rsidR="006B125F" w:rsidRDefault="006B125F" w:rsidP="00A76701"/>
    <w:p w14:paraId="5F825D44" w14:textId="77777777" w:rsidR="006B125F" w:rsidRDefault="006B125F" w:rsidP="00A76701"/>
    <w:p w14:paraId="2740EA66" w14:textId="77777777" w:rsidR="006B125F" w:rsidRDefault="006B125F" w:rsidP="00A76701"/>
    <w:p w14:paraId="006D05BA" w14:textId="77777777" w:rsidR="006B125F" w:rsidRDefault="006B125F" w:rsidP="00A76701"/>
    <w:p w14:paraId="71816CA9" w14:textId="77777777" w:rsidR="006B125F" w:rsidRDefault="006B125F" w:rsidP="00A76701"/>
    <w:p w14:paraId="0D32832A" w14:textId="77777777" w:rsidR="006B125F" w:rsidRDefault="006B125F" w:rsidP="00BF3D4B"/>
    <w:p w14:paraId="65DE9355" w14:textId="77777777" w:rsidR="006B125F" w:rsidRDefault="006B125F"/>
    <w:p w14:paraId="26C7231C" w14:textId="77777777" w:rsidR="006B125F" w:rsidRDefault="006B125F" w:rsidP="00C824C9"/>
    <w:p w14:paraId="409AACFB" w14:textId="77777777" w:rsidR="006B125F" w:rsidRDefault="006B125F" w:rsidP="00C824C9"/>
    <w:p w14:paraId="08EB01CA" w14:textId="77777777" w:rsidR="006B125F" w:rsidRDefault="006B125F" w:rsidP="008D3251"/>
    <w:p w14:paraId="3AB04560" w14:textId="77777777" w:rsidR="006B125F" w:rsidRDefault="006B125F" w:rsidP="008D3251"/>
    <w:p w14:paraId="1762470C" w14:textId="77777777" w:rsidR="006B125F" w:rsidRDefault="006B125F" w:rsidP="008D3251"/>
    <w:p w14:paraId="304C62AA" w14:textId="77777777" w:rsidR="006B125F" w:rsidRDefault="006B125F"/>
    <w:p w14:paraId="7D71DC49" w14:textId="77777777" w:rsidR="006B125F" w:rsidRDefault="006B125F" w:rsidP="00DF3347"/>
    <w:p w14:paraId="141CD622" w14:textId="77777777" w:rsidR="006B125F" w:rsidRDefault="006B125F"/>
    <w:p w14:paraId="314F8256" w14:textId="77777777" w:rsidR="006B125F" w:rsidRDefault="006B125F"/>
    <w:p w14:paraId="5247E89F" w14:textId="77777777" w:rsidR="006B125F" w:rsidRDefault="006B125F"/>
    <w:p w14:paraId="2BB3EB43" w14:textId="77777777" w:rsidR="006B125F" w:rsidRDefault="006B125F" w:rsidP="00F74242"/>
    <w:p w14:paraId="30553877" w14:textId="77777777" w:rsidR="006B125F" w:rsidRDefault="006B125F" w:rsidP="004014AB"/>
    <w:p w14:paraId="5063FFE0" w14:textId="77777777" w:rsidR="006B125F" w:rsidRDefault="006B125F" w:rsidP="004014AB"/>
    <w:p w14:paraId="275C1BA1" w14:textId="77777777" w:rsidR="006B125F" w:rsidRDefault="006B125F" w:rsidP="004014AB"/>
    <w:p w14:paraId="139CAE82" w14:textId="77777777" w:rsidR="006B125F" w:rsidRDefault="006B125F" w:rsidP="004014AB"/>
    <w:p w14:paraId="7CDF5B7C" w14:textId="77777777" w:rsidR="006B125F" w:rsidRDefault="006B125F" w:rsidP="004014AB"/>
    <w:p w14:paraId="1FC58EF9" w14:textId="77777777" w:rsidR="006B125F" w:rsidRDefault="006B125F" w:rsidP="004014AB"/>
    <w:p w14:paraId="790AA1B9" w14:textId="77777777" w:rsidR="006B125F" w:rsidRDefault="006B125F"/>
    <w:p w14:paraId="27EB2A0C" w14:textId="77777777" w:rsidR="006B125F" w:rsidRDefault="006B125F" w:rsidP="00C9047C"/>
    <w:p w14:paraId="03B8E14F" w14:textId="77777777" w:rsidR="006B125F" w:rsidRDefault="006B125F" w:rsidP="004744C5"/>
    <w:p w14:paraId="66A84A18" w14:textId="77777777" w:rsidR="006B125F" w:rsidRDefault="006B125F" w:rsidP="004744C5"/>
    <w:p w14:paraId="612F75F9" w14:textId="77777777" w:rsidR="006B125F" w:rsidRDefault="006B125F" w:rsidP="004744C5"/>
    <w:p w14:paraId="74CDC9F0" w14:textId="77777777" w:rsidR="006B125F" w:rsidRDefault="006B125F" w:rsidP="004744C5"/>
    <w:p w14:paraId="15C8FF64" w14:textId="77777777" w:rsidR="006B125F" w:rsidRDefault="006B125F" w:rsidP="004744C5"/>
    <w:p w14:paraId="5AFA54E7" w14:textId="77777777" w:rsidR="006B125F" w:rsidRDefault="006B125F" w:rsidP="004744C5"/>
    <w:p w14:paraId="5097F6E3" w14:textId="77777777" w:rsidR="006B125F" w:rsidRDefault="006B125F" w:rsidP="004744C5"/>
    <w:p w14:paraId="70E73B8D" w14:textId="77777777" w:rsidR="006B125F" w:rsidRDefault="006B125F" w:rsidP="004744C5"/>
    <w:p w14:paraId="71E48F4C" w14:textId="77777777" w:rsidR="006B125F" w:rsidRDefault="006B125F" w:rsidP="00140ADC"/>
    <w:p w14:paraId="685A5935" w14:textId="77777777" w:rsidR="006B125F" w:rsidRDefault="006B125F" w:rsidP="00140ADC"/>
    <w:p w14:paraId="6D1D372B" w14:textId="77777777" w:rsidR="006B125F" w:rsidRDefault="006B125F" w:rsidP="00140ADC"/>
    <w:p w14:paraId="14DA6290" w14:textId="77777777" w:rsidR="006B125F" w:rsidRDefault="006B125F"/>
    <w:p w14:paraId="1903DE32" w14:textId="77777777" w:rsidR="006B125F" w:rsidRDefault="006B125F" w:rsidP="00455FDC"/>
    <w:p w14:paraId="446FDA43" w14:textId="77777777" w:rsidR="006B125F" w:rsidRDefault="006B125F"/>
    <w:p w14:paraId="12151BBA" w14:textId="77777777" w:rsidR="006B125F" w:rsidRDefault="006B125F" w:rsidP="00522324"/>
    <w:p w14:paraId="4ED56AD0" w14:textId="77777777" w:rsidR="006B125F" w:rsidRDefault="006B125F" w:rsidP="00522324"/>
    <w:p w14:paraId="6C6F88E6" w14:textId="77777777" w:rsidR="006B125F" w:rsidRDefault="006B125F" w:rsidP="00522324"/>
    <w:p w14:paraId="0DE3C982" w14:textId="77777777" w:rsidR="006B125F" w:rsidRDefault="006B125F" w:rsidP="00522324"/>
    <w:p w14:paraId="76B62DB4" w14:textId="77777777" w:rsidR="006B125F" w:rsidRDefault="006B125F" w:rsidP="009B1736"/>
    <w:p w14:paraId="46045C69" w14:textId="77777777" w:rsidR="006B125F" w:rsidRDefault="006B125F"/>
    <w:p w14:paraId="3059F21A" w14:textId="77777777" w:rsidR="006B125F" w:rsidRDefault="006B125F"/>
    <w:p w14:paraId="05A98DA4" w14:textId="77777777" w:rsidR="006B125F" w:rsidRDefault="006B125F" w:rsidP="005F4419"/>
    <w:p w14:paraId="54AB76E9" w14:textId="77777777" w:rsidR="006B125F" w:rsidRDefault="006B125F"/>
    <w:p w14:paraId="50FDBA89" w14:textId="77777777" w:rsidR="006B125F" w:rsidRDefault="006B125F" w:rsidP="00B17292"/>
    <w:p w14:paraId="30E9F735" w14:textId="77777777" w:rsidR="006B125F" w:rsidRDefault="006B125F"/>
    <w:p w14:paraId="1ABD7324" w14:textId="77777777" w:rsidR="006B125F" w:rsidRDefault="006B125F" w:rsidP="002A3AA6"/>
    <w:p w14:paraId="70F6D91B" w14:textId="77777777" w:rsidR="006B125F" w:rsidRDefault="006B125F"/>
    <w:p w14:paraId="48F3E761" w14:textId="77777777" w:rsidR="006B125F" w:rsidRDefault="006B125F"/>
    <w:p w14:paraId="500056C5" w14:textId="77777777" w:rsidR="006B125F" w:rsidRDefault="006B125F" w:rsidP="002200EE"/>
    <w:p w14:paraId="380D97F0" w14:textId="77777777" w:rsidR="006B125F" w:rsidRDefault="006B125F"/>
    <w:p w14:paraId="7C8A99E4" w14:textId="77777777" w:rsidR="006B125F" w:rsidRDefault="006B125F" w:rsidP="00D574A9"/>
    <w:p w14:paraId="6C3EB982" w14:textId="77777777" w:rsidR="006B125F" w:rsidRDefault="006B125F" w:rsidP="00067D69"/>
    <w:p w14:paraId="3D5FAFD4" w14:textId="77777777" w:rsidR="006B125F" w:rsidRDefault="006B125F"/>
    <w:p w14:paraId="1AE93EBF" w14:textId="77777777" w:rsidR="006B125F" w:rsidRDefault="006B125F" w:rsidP="009F46D9"/>
    <w:p w14:paraId="0118D9FE" w14:textId="77777777" w:rsidR="006B125F" w:rsidRDefault="006B125F"/>
    <w:p w14:paraId="316F8605" w14:textId="77777777" w:rsidR="006B125F" w:rsidRDefault="006B125F"/>
    <w:p w14:paraId="1E752FC2" w14:textId="77777777" w:rsidR="006B125F" w:rsidRDefault="006B125F" w:rsidP="00B660E6"/>
    <w:p w14:paraId="10B5DE76" w14:textId="77777777" w:rsidR="006B125F" w:rsidRDefault="006B125F" w:rsidP="00B660E6"/>
    <w:p w14:paraId="2C2420CF" w14:textId="77777777" w:rsidR="006B125F" w:rsidRDefault="006B125F" w:rsidP="00F6623E"/>
  </w:footnote>
  <w:footnote w:type="continuationSeparator" w:id="0">
    <w:p w14:paraId="2EBE1F45" w14:textId="77777777" w:rsidR="006B125F" w:rsidRDefault="006B125F" w:rsidP="008163DC">
      <w:r>
        <w:continuationSeparator/>
      </w:r>
    </w:p>
    <w:p w14:paraId="4EC26F86" w14:textId="77777777" w:rsidR="006B125F" w:rsidRDefault="006B125F" w:rsidP="008163DC"/>
    <w:p w14:paraId="143D4006" w14:textId="77777777" w:rsidR="006B125F" w:rsidRDefault="006B125F" w:rsidP="008163DC"/>
    <w:p w14:paraId="0CCDDF94" w14:textId="77777777" w:rsidR="006B125F" w:rsidRDefault="006B125F" w:rsidP="008163DC"/>
    <w:p w14:paraId="5106E97C" w14:textId="77777777" w:rsidR="006B125F" w:rsidRDefault="006B125F" w:rsidP="008163DC"/>
    <w:p w14:paraId="11382725" w14:textId="77777777" w:rsidR="006B125F" w:rsidRDefault="006B125F" w:rsidP="008163DC"/>
    <w:p w14:paraId="32427BE7" w14:textId="77777777" w:rsidR="006B125F" w:rsidRDefault="006B125F" w:rsidP="008163DC"/>
    <w:p w14:paraId="3B980F01" w14:textId="77777777" w:rsidR="006B125F" w:rsidRDefault="006B125F" w:rsidP="008163DC"/>
    <w:p w14:paraId="53847B25" w14:textId="77777777" w:rsidR="006B125F" w:rsidRDefault="006B125F" w:rsidP="008163DC"/>
    <w:p w14:paraId="1C7515DB" w14:textId="77777777" w:rsidR="006B125F" w:rsidRDefault="006B125F" w:rsidP="008163DC"/>
    <w:p w14:paraId="52D43D1D" w14:textId="77777777" w:rsidR="006B125F" w:rsidRDefault="006B125F" w:rsidP="008163DC"/>
    <w:p w14:paraId="3339511C" w14:textId="77777777" w:rsidR="006B125F" w:rsidRDefault="006B125F" w:rsidP="008163DC"/>
    <w:p w14:paraId="38E97544" w14:textId="77777777" w:rsidR="006B125F" w:rsidRDefault="006B125F"/>
    <w:p w14:paraId="6F44803A" w14:textId="77777777" w:rsidR="006B125F" w:rsidRDefault="006B125F"/>
    <w:p w14:paraId="31F818B3" w14:textId="77777777" w:rsidR="006B125F" w:rsidRDefault="006B125F" w:rsidP="00496D97"/>
    <w:p w14:paraId="15D84699" w14:textId="77777777" w:rsidR="006B125F" w:rsidRDefault="006B125F" w:rsidP="00496D97"/>
    <w:p w14:paraId="25191E92" w14:textId="77777777" w:rsidR="006B125F" w:rsidRDefault="006B125F" w:rsidP="00496D97"/>
    <w:p w14:paraId="4FB6895A" w14:textId="77777777" w:rsidR="006B125F" w:rsidRDefault="006B125F" w:rsidP="00496D97"/>
    <w:p w14:paraId="28C01205" w14:textId="77777777" w:rsidR="006B125F" w:rsidRDefault="006B125F"/>
    <w:p w14:paraId="6B8018DD" w14:textId="77777777" w:rsidR="006B125F" w:rsidRDefault="006B125F" w:rsidP="00A76701"/>
    <w:p w14:paraId="2C46C854" w14:textId="77777777" w:rsidR="006B125F" w:rsidRDefault="006B125F" w:rsidP="00A76701"/>
    <w:p w14:paraId="328003AD" w14:textId="77777777" w:rsidR="006B125F" w:rsidRDefault="006B125F" w:rsidP="00A76701"/>
    <w:p w14:paraId="7419D06C" w14:textId="77777777" w:rsidR="006B125F" w:rsidRDefault="006B125F" w:rsidP="00A76701"/>
    <w:p w14:paraId="1D5DB181" w14:textId="77777777" w:rsidR="006B125F" w:rsidRDefault="006B125F" w:rsidP="00A76701"/>
    <w:p w14:paraId="2E6F557E" w14:textId="77777777" w:rsidR="006B125F" w:rsidRDefault="006B125F" w:rsidP="00A76701"/>
    <w:p w14:paraId="002F7C06" w14:textId="77777777" w:rsidR="006B125F" w:rsidRDefault="006B125F" w:rsidP="00A76701"/>
    <w:p w14:paraId="38B59CF7" w14:textId="77777777" w:rsidR="006B125F" w:rsidRDefault="006B125F" w:rsidP="00A76701"/>
    <w:p w14:paraId="2A537EB5" w14:textId="77777777" w:rsidR="006B125F" w:rsidRDefault="006B125F" w:rsidP="00BF3D4B"/>
    <w:p w14:paraId="6030B8D9" w14:textId="77777777" w:rsidR="006B125F" w:rsidRDefault="006B125F"/>
    <w:p w14:paraId="48304788" w14:textId="77777777" w:rsidR="006B125F" w:rsidRDefault="006B125F" w:rsidP="00C824C9"/>
    <w:p w14:paraId="7F34F90E" w14:textId="77777777" w:rsidR="006B125F" w:rsidRDefault="006B125F" w:rsidP="00C824C9"/>
    <w:p w14:paraId="2E438752" w14:textId="77777777" w:rsidR="006B125F" w:rsidRDefault="006B125F" w:rsidP="008D3251"/>
    <w:p w14:paraId="6FAB2ABB" w14:textId="77777777" w:rsidR="006B125F" w:rsidRDefault="006B125F" w:rsidP="008D3251"/>
    <w:p w14:paraId="14932EE3" w14:textId="77777777" w:rsidR="006B125F" w:rsidRDefault="006B125F" w:rsidP="008D3251"/>
    <w:p w14:paraId="6D7A841E" w14:textId="77777777" w:rsidR="006B125F" w:rsidRDefault="006B125F"/>
    <w:p w14:paraId="102B61F2" w14:textId="77777777" w:rsidR="006B125F" w:rsidRDefault="006B125F" w:rsidP="00DF3347"/>
    <w:p w14:paraId="6B593BE1" w14:textId="77777777" w:rsidR="006B125F" w:rsidRDefault="006B125F"/>
    <w:p w14:paraId="595B2511" w14:textId="77777777" w:rsidR="006B125F" w:rsidRDefault="006B125F"/>
    <w:p w14:paraId="18A9E09C" w14:textId="77777777" w:rsidR="006B125F" w:rsidRDefault="006B125F"/>
    <w:p w14:paraId="481A7592" w14:textId="77777777" w:rsidR="006B125F" w:rsidRDefault="006B125F" w:rsidP="00F74242"/>
    <w:p w14:paraId="3A1D4505" w14:textId="77777777" w:rsidR="006B125F" w:rsidRDefault="006B125F" w:rsidP="004014AB"/>
    <w:p w14:paraId="0FEDA8A3" w14:textId="77777777" w:rsidR="006B125F" w:rsidRDefault="006B125F" w:rsidP="004014AB"/>
    <w:p w14:paraId="2B6B2432" w14:textId="77777777" w:rsidR="006B125F" w:rsidRDefault="006B125F" w:rsidP="004014AB"/>
    <w:p w14:paraId="485867BB" w14:textId="77777777" w:rsidR="006B125F" w:rsidRDefault="006B125F" w:rsidP="004014AB"/>
    <w:p w14:paraId="02905B69" w14:textId="77777777" w:rsidR="006B125F" w:rsidRDefault="006B125F" w:rsidP="004014AB"/>
    <w:p w14:paraId="770F82E3" w14:textId="77777777" w:rsidR="006B125F" w:rsidRDefault="006B125F" w:rsidP="004014AB"/>
    <w:p w14:paraId="291D4411" w14:textId="77777777" w:rsidR="006B125F" w:rsidRDefault="006B125F"/>
    <w:p w14:paraId="62C9057C" w14:textId="77777777" w:rsidR="006B125F" w:rsidRDefault="006B125F" w:rsidP="00C9047C"/>
    <w:p w14:paraId="54E4408F" w14:textId="77777777" w:rsidR="006B125F" w:rsidRDefault="006B125F" w:rsidP="004744C5"/>
    <w:p w14:paraId="538D97F9" w14:textId="77777777" w:rsidR="006B125F" w:rsidRDefault="006B125F" w:rsidP="004744C5"/>
    <w:p w14:paraId="7A0C061E" w14:textId="77777777" w:rsidR="006B125F" w:rsidRDefault="006B125F" w:rsidP="004744C5"/>
    <w:p w14:paraId="3A53A4DC" w14:textId="77777777" w:rsidR="006B125F" w:rsidRDefault="006B125F" w:rsidP="004744C5"/>
    <w:p w14:paraId="35E85E6B" w14:textId="77777777" w:rsidR="006B125F" w:rsidRDefault="006B125F" w:rsidP="004744C5"/>
    <w:p w14:paraId="2E7B0830" w14:textId="77777777" w:rsidR="006B125F" w:rsidRDefault="006B125F" w:rsidP="004744C5"/>
    <w:p w14:paraId="40F5E0B2" w14:textId="77777777" w:rsidR="006B125F" w:rsidRDefault="006B125F" w:rsidP="004744C5"/>
    <w:p w14:paraId="33B9DC8A" w14:textId="77777777" w:rsidR="006B125F" w:rsidRDefault="006B125F" w:rsidP="004744C5"/>
    <w:p w14:paraId="7C4E65BB" w14:textId="77777777" w:rsidR="006B125F" w:rsidRDefault="006B125F" w:rsidP="00140ADC"/>
    <w:p w14:paraId="66A1C1B3" w14:textId="77777777" w:rsidR="006B125F" w:rsidRDefault="006B125F" w:rsidP="00140ADC"/>
    <w:p w14:paraId="6690D926" w14:textId="77777777" w:rsidR="006B125F" w:rsidRDefault="006B125F" w:rsidP="00140ADC"/>
    <w:p w14:paraId="5DE780F0" w14:textId="77777777" w:rsidR="006B125F" w:rsidRDefault="006B125F"/>
    <w:p w14:paraId="154A53E0" w14:textId="77777777" w:rsidR="006B125F" w:rsidRDefault="006B125F" w:rsidP="00455FDC"/>
    <w:p w14:paraId="5F80864C" w14:textId="77777777" w:rsidR="006B125F" w:rsidRDefault="006B125F"/>
    <w:p w14:paraId="60AD0E37" w14:textId="77777777" w:rsidR="006B125F" w:rsidRDefault="006B125F" w:rsidP="00522324"/>
    <w:p w14:paraId="6A073071" w14:textId="77777777" w:rsidR="006B125F" w:rsidRDefault="006B125F" w:rsidP="00522324"/>
    <w:p w14:paraId="30DA3E70" w14:textId="77777777" w:rsidR="006B125F" w:rsidRDefault="006B125F" w:rsidP="00522324"/>
    <w:p w14:paraId="3F9A0AEE" w14:textId="77777777" w:rsidR="006B125F" w:rsidRDefault="006B125F" w:rsidP="00522324"/>
    <w:p w14:paraId="13A227CD" w14:textId="77777777" w:rsidR="006B125F" w:rsidRDefault="006B125F" w:rsidP="009B1736"/>
    <w:p w14:paraId="4EDDA70F" w14:textId="77777777" w:rsidR="006B125F" w:rsidRDefault="006B125F"/>
    <w:p w14:paraId="285EBE25" w14:textId="77777777" w:rsidR="006B125F" w:rsidRDefault="006B125F"/>
    <w:p w14:paraId="55B16729" w14:textId="77777777" w:rsidR="006B125F" w:rsidRDefault="006B125F" w:rsidP="005F4419"/>
    <w:p w14:paraId="11CF61F2" w14:textId="77777777" w:rsidR="006B125F" w:rsidRDefault="006B125F"/>
    <w:p w14:paraId="5BED306B" w14:textId="77777777" w:rsidR="006B125F" w:rsidRDefault="006B125F" w:rsidP="00B17292"/>
    <w:p w14:paraId="356758DB" w14:textId="77777777" w:rsidR="006B125F" w:rsidRDefault="006B125F"/>
    <w:p w14:paraId="58C8972F" w14:textId="77777777" w:rsidR="006B125F" w:rsidRDefault="006B125F" w:rsidP="002A3AA6"/>
    <w:p w14:paraId="225CC6CF" w14:textId="77777777" w:rsidR="006B125F" w:rsidRDefault="006B125F"/>
    <w:p w14:paraId="5C43B9C8" w14:textId="77777777" w:rsidR="006B125F" w:rsidRDefault="006B125F"/>
    <w:p w14:paraId="2D3B0B8B" w14:textId="77777777" w:rsidR="006B125F" w:rsidRDefault="006B125F" w:rsidP="002200EE"/>
    <w:p w14:paraId="4D369DD3" w14:textId="77777777" w:rsidR="006B125F" w:rsidRDefault="006B125F"/>
    <w:p w14:paraId="435188AF" w14:textId="77777777" w:rsidR="006B125F" w:rsidRDefault="006B125F" w:rsidP="00D574A9"/>
    <w:p w14:paraId="29F58408" w14:textId="77777777" w:rsidR="006B125F" w:rsidRDefault="006B125F" w:rsidP="00067D69"/>
    <w:p w14:paraId="4AD6F44F" w14:textId="77777777" w:rsidR="006B125F" w:rsidRDefault="006B125F"/>
    <w:p w14:paraId="33674687" w14:textId="77777777" w:rsidR="006B125F" w:rsidRDefault="006B125F" w:rsidP="009F46D9"/>
    <w:p w14:paraId="1C097BFE" w14:textId="77777777" w:rsidR="006B125F" w:rsidRDefault="006B125F"/>
    <w:p w14:paraId="32E675AC" w14:textId="77777777" w:rsidR="006B125F" w:rsidRDefault="006B125F"/>
    <w:p w14:paraId="4E3D1C61" w14:textId="77777777" w:rsidR="006B125F" w:rsidRDefault="006B125F" w:rsidP="00B660E6"/>
    <w:p w14:paraId="1976875D" w14:textId="77777777" w:rsidR="006B125F" w:rsidRDefault="006B125F" w:rsidP="00B660E6"/>
    <w:p w14:paraId="7333B141" w14:textId="77777777" w:rsidR="006B125F" w:rsidRDefault="006B125F" w:rsidP="00F662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7FAC8" w14:textId="77777777" w:rsidR="009653E6" w:rsidRDefault="009653E6" w:rsidP="008163DC"/>
  <w:p w14:paraId="347CBA9A" w14:textId="77777777" w:rsidR="009653E6" w:rsidRDefault="009653E6" w:rsidP="008163DC"/>
  <w:p w14:paraId="300F67CF" w14:textId="77777777" w:rsidR="009653E6" w:rsidRDefault="009653E6" w:rsidP="008163DC"/>
  <w:p w14:paraId="5A0E3D13" w14:textId="77777777" w:rsidR="009653E6" w:rsidRDefault="009653E6" w:rsidP="008163DC"/>
  <w:p w14:paraId="6F49E9AD" w14:textId="77777777" w:rsidR="009653E6" w:rsidRDefault="009653E6" w:rsidP="008163DC"/>
  <w:p w14:paraId="019681A5" w14:textId="77777777" w:rsidR="009653E6" w:rsidRDefault="009653E6" w:rsidP="008163DC"/>
  <w:p w14:paraId="05F84AB9" w14:textId="77777777" w:rsidR="009653E6" w:rsidRDefault="009653E6" w:rsidP="008163DC"/>
  <w:p w14:paraId="21573C07" w14:textId="77777777" w:rsidR="009653E6" w:rsidRDefault="009653E6" w:rsidP="008163DC"/>
  <w:p w14:paraId="2AA6ACF2" w14:textId="77777777" w:rsidR="009653E6" w:rsidRDefault="009653E6" w:rsidP="008163DC"/>
  <w:p w14:paraId="574596A4" w14:textId="77777777" w:rsidR="009653E6" w:rsidRDefault="009653E6" w:rsidP="008163DC"/>
  <w:p w14:paraId="23B10827" w14:textId="77777777" w:rsidR="009653E6" w:rsidRDefault="009653E6" w:rsidP="008163DC"/>
  <w:p w14:paraId="599297FC" w14:textId="77777777" w:rsidR="009653E6" w:rsidRDefault="009653E6"/>
  <w:p w14:paraId="67DD73E3" w14:textId="77777777" w:rsidR="009653E6" w:rsidRDefault="009653E6"/>
  <w:p w14:paraId="35B3C766" w14:textId="77777777" w:rsidR="009653E6" w:rsidRDefault="009653E6" w:rsidP="00496D97"/>
  <w:p w14:paraId="4CF5582A" w14:textId="77777777" w:rsidR="009653E6" w:rsidRDefault="009653E6" w:rsidP="00496D97"/>
  <w:p w14:paraId="7B44215D" w14:textId="77777777" w:rsidR="009653E6" w:rsidRDefault="009653E6" w:rsidP="00496D97"/>
  <w:p w14:paraId="7FC0F261" w14:textId="77777777" w:rsidR="009653E6" w:rsidRDefault="009653E6" w:rsidP="00496D97"/>
  <w:p w14:paraId="281F6E59" w14:textId="77777777" w:rsidR="009653E6" w:rsidRDefault="009653E6"/>
  <w:p w14:paraId="58D91097" w14:textId="77777777" w:rsidR="009653E6" w:rsidRDefault="009653E6" w:rsidP="00A76701"/>
  <w:p w14:paraId="1A5E5CE8" w14:textId="77777777" w:rsidR="009653E6" w:rsidRDefault="009653E6" w:rsidP="00A76701"/>
  <w:p w14:paraId="311EE0E9" w14:textId="77777777" w:rsidR="009653E6" w:rsidRDefault="009653E6" w:rsidP="00A76701"/>
  <w:p w14:paraId="08A72011" w14:textId="77777777" w:rsidR="009653E6" w:rsidRDefault="009653E6" w:rsidP="00A76701"/>
  <w:p w14:paraId="0E85E25A" w14:textId="77777777" w:rsidR="009653E6" w:rsidRDefault="009653E6" w:rsidP="00A76701"/>
  <w:p w14:paraId="414956AF" w14:textId="77777777" w:rsidR="009653E6" w:rsidRDefault="009653E6" w:rsidP="00A76701"/>
  <w:p w14:paraId="358F560F" w14:textId="77777777" w:rsidR="009653E6" w:rsidRDefault="009653E6" w:rsidP="00A76701"/>
  <w:p w14:paraId="56E55929" w14:textId="77777777" w:rsidR="009653E6" w:rsidRDefault="009653E6" w:rsidP="00A76701"/>
  <w:p w14:paraId="379A6053" w14:textId="77777777" w:rsidR="009653E6" w:rsidRDefault="009653E6" w:rsidP="00BF3D4B"/>
  <w:p w14:paraId="386E0F3E" w14:textId="77777777" w:rsidR="009653E6" w:rsidRDefault="009653E6"/>
  <w:p w14:paraId="714B951D" w14:textId="77777777" w:rsidR="009653E6" w:rsidRDefault="009653E6" w:rsidP="00C824C9"/>
  <w:p w14:paraId="7BA46055" w14:textId="77777777" w:rsidR="009653E6" w:rsidRDefault="009653E6" w:rsidP="00C824C9"/>
  <w:p w14:paraId="6C10A52C" w14:textId="77777777" w:rsidR="009653E6" w:rsidRDefault="009653E6" w:rsidP="008D3251"/>
  <w:p w14:paraId="559D7268" w14:textId="77777777" w:rsidR="009653E6" w:rsidRDefault="009653E6" w:rsidP="008D3251"/>
  <w:p w14:paraId="143AEF81" w14:textId="77777777" w:rsidR="009653E6" w:rsidRDefault="009653E6" w:rsidP="008D3251"/>
  <w:p w14:paraId="3402D4AC" w14:textId="77777777" w:rsidR="009653E6" w:rsidRDefault="009653E6"/>
  <w:p w14:paraId="6BA595C9" w14:textId="77777777" w:rsidR="009653E6" w:rsidRDefault="009653E6" w:rsidP="00DF3347"/>
  <w:p w14:paraId="4A702EEA" w14:textId="77777777" w:rsidR="009653E6" w:rsidRDefault="009653E6"/>
  <w:p w14:paraId="4CC49A41" w14:textId="77777777" w:rsidR="009653E6" w:rsidRDefault="009653E6"/>
  <w:p w14:paraId="2D5E81E3" w14:textId="77777777" w:rsidR="009653E6" w:rsidRDefault="009653E6"/>
  <w:p w14:paraId="1DA9A5E0" w14:textId="77777777" w:rsidR="009653E6" w:rsidRDefault="009653E6" w:rsidP="00F74242"/>
  <w:p w14:paraId="104D5600" w14:textId="77777777" w:rsidR="009653E6" w:rsidRDefault="009653E6" w:rsidP="004014AB"/>
  <w:p w14:paraId="01E8E664" w14:textId="77777777" w:rsidR="009653E6" w:rsidRDefault="009653E6" w:rsidP="004014AB"/>
  <w:p w14:paraId="5EDB3A21" w14:textId="77777777" w:rsidR="009653E6" w:rsidRDefault="009653E6" w:rsidP="004014AB"/>
  <w:p w14:paraId="1B51FFDA" w14:textId="77777777" w:rsidR="009653E6" w:rsidRDefault="009653E6" w:rsidP="004014AB"/>
  <w:p w14:paraId="33D0FBFA" w14:textId="77777777" w:rsidR="009653E6" w:rsidRDefault="009653E6" w:rsidP="004014AB"/>
  <w:p w14:paraId="735F7EFB" w14:textId="77777777" w:rsidR="009653E6" w:rsidRDefault="009653E6" w:rsidP="004014AB"/>
  <w:p w14:paraId="3197693B" w14:textId="77777777" w:rsidR="009653E6" w:rsidRDefault="009653E6"/>
  <w:p w14:paraId="18ACD4A0" w14:textId="77777777" w:rsidR="009653E6" w:rsidRDefault="009653E6" w:rsidP="00C9047C"/>
  <w:p w14:paraId="3965CFF3" w14:textId="77777777" w:rsidR="009653E6" w:rsidRDefault="009653E6" w:rsidP="004744C5"/>
  <w:p w14:paraId="11E75E3E" w14:textId="77777777" w:rsidR="009653E6" w:rsidRDefault="009653E6" w:rsidP="004744C5"/>
  <w:p w14:paraId="74173681" w14:textId="77777777" w:rsidR="009653E6" w:rsidRDefault="009653E6" w:rsidP="004744C5"/>
  <w:p w14:paraId="3992E5BB" w14:textId="77777777" w:rsidR="009653E6" w:rsidRDefault="009653E6" w:rsidP="004744C5"/>
  <w:p w14:paraId="5383FBF1" w14:textId="77777777" w:rsidR="009653E6" w:rsidRDefault="009653E6" w:rsidP="004744C5"/>
  <w:p w14:paraId="0965318F" w14:textId="77777777" w:rsidR="009653E6" w:rsidRDefault="009653E6" w:rsidP="004744C5"/>
  <w:p w14:paraId="0A2AE8BC" w14:textId="77777777" w:rsidR="009653E6" w:rsidRDefault="009653E6" w:rsidP="004744C5"/>
  <w:p w14:paraId="2B2F271A" w14:textId="77777777" w:rsidR="009653E6" w:rsidRDefault="009653E6" w:rsidP="004744C5"/>
  <w:p w14:paraId="4AFBC9C4" w14:textId="77777777" w:rsidR="009653E6" w:rsidRDefault="009653E6" w:rsidP="00140ADC"/>
  <w:p w14:paraId="38783C52" w14:textId="77777777" w:rsidR="009653E6" w:rsidRDefault="009653E6" w:rsidP="00140ADC"/>
  <w:p w14:paraId="77AEE0A4" w14:textId="77777777" w:rsidR="009653E6" w:rsidRDefault="009653E6" w:rsidP="00140ADC"/>
  <w:p w14:paraId="0AECDF07" w14:textId="77777777" w:rsidR="009653E6" w:rsidRDefault="009653E6"/>
  <w:p w14:paraId="3C34D54D" w14:textId="77777777" w:rsidR="009653E6" w:rsidRDefault="009653E6" w:rsidP="00455FDC"/>
  <w:p w14:paraId="51E7C8EF" w14:textId="77777777" w:rsidR="009653E6" w:rsidRDefault="009653E6"/>
  <w:p w14:paraId="44144A1F" w14:textId="77777777" w:rsidR="009653E6" w:rsidRDefault="009653E6" w:rsidP="00522324"/>
  <w:p w14:paraId="596C642C" w14:textId="77777777" w:rsidR="009653E6" w:rsidRDefault="009653E6" w:rsidP="00522324"/>
  <w:p w14:paraId="2E4BCED1" w14:textId="77777777" w:rsidR="009653E6" w:rsidRDefault="009653E6" w:rsidP="00522324"/>
  <w:p w14:paraId="2D49F1CE" w14:textId="77777777" w:rsidR="009653E6" w:rsidRDefault="009653E6" w:rsidP="00522324"/>
  <w:p w14:paraId="08CE496D" w14:textId="77777777" w:rsidR="009653E6" w:rsidRDefault="009653E6" w:rsidP="009B1736"/>
  <w:p w14:paraId="6CE3890D" w14:textId="77777777" w:rsidR="009653E6" w:rsidRDefault="009653E6"/>
  <w:p w14:paraId="700DA93D" w14:textId="77777777" w:rsidR="009653E6" w:rsidRDefault="009653E6"/>
  <w:p w14:paraId="57226A31" w14:textId="77777777" w:rsidR="009653E6" w:rsidRDefault="009653E6" w:rsidP="005F4419"/>
  <w:p w14:paraId="5E50BC54" w14:textId="77777777" w:rsidR="009653E6" w:rsidRDefault="009653E6"/>
  <w:p w14:paraId="5A55DD3F" w14:textId="77777777" w:rsidR="009653E6" w:rsidRDefault="009653E6" w:rsidP="00B17292"/>
  <w:p w14:paraId="2B15A7F5" w14:textId="77777777" w:rsidR="009653E6" w:rsidRDefault="009653E6"/>
  <w:p w14:paraId="78D93552" w14:textId="77777777" w:rsidR="009653E6" w:rsidRDefault="009653E6" w:rsidP="002A3AA6"/>
  <w:p w14:paraId="3FDF8A64" w14:textId="77777777" w:rsidR="009653E6" w:rsidRDefault="009653E6"/>
  <w:p w14:paraId="7DCD050D" w14:textId="77777777" w:rsidR="009653E6" w:rsidRDefault="009653E6"/>
  <w:p w14:paraId="3D47C50D" w14:textId="77777777" w:rsidR="009653E6" w:rsidRDefault="009653E6" w:rsidP="002200EE"/>
  <w:p w14:paraId="055F4AFC" w14:textId="77777777" w:rsidR="009653E6" w:rsidRDefault="009653E6"/>
  <w:p w14:paraId="33CC4F0F" w14:textId="77777777" w:rsidR="009653E6" w:rsidRDefault="009653E6" w:rsidP="00D574A9"/>
  <w:p w14:paraId="4001BE0D" w14:textId="77777777" w:rsidR="009653E6" w:rsidRDefault="009653E6" w:rsidP="00067D69"/>
  <w:p w14:paraId="1DE4DD21" w14:textId="77777777" w:rsidR="009653E6" w:rsidRDefault="009653E6"/>
  <w:p w14:paraId="7003FDBF" w14:textId="77777777" w:rsidR="009653E6" w:rsidRDefault="009653E6" w:rsidP="009F46D9"/>
  <w:p w14:paraId="642A8285" w14:textId="77777777" w:rsidR="00EB5930" w:rsidRDefault="00EB5930"/>
  <w:p w14:paraId="4DDE0527" w14:textId="77777777" w:rsidR="00F42AA6" w:rsidRDefault="00F42AA6"/>
  <w:p w14:paraId="59788507" w14:textId="77777777" w:rsidR="00F42AA6" w:rsidRDefault="00F42AA6" w:rsidP="00B660E6"/>
  <w:p w14:paraId="7F9451E7" w14:textId="77777777" w:rsidR="00F42AA6" w:rsidRDefault="00F42AA6" w:rsidP="00B660E6"/>
  <w:p w14:paraId="78170E7D" w14:textId="77777777" w:rsidR="00F42AA6" w:rsidRDefault="00F42AA6" w:rsidP="00F6623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3C85E" w14:textId="77777777" w:rsidR="00F42AA6" w:rsidRDefault="009653E6" w:rsidP="00F6623E">
    <w:pPr>
      <w:pStyle w:val="Header"/>
      <w:jc w:val="center"/>
    </w:pPr>
    <w:r>
      <w:rPr>
        <w:rFonts w:hint="eastAsia"/>
      </w:rPr>
      <w:t>SMBSync2</w:t>
    </w:r>
    <w:r w:rsidR="006D3E04">
      <w:rPr>
        <w:rFonts w:hint="eastAsia"/>
      </w:rPr>
      <w:t xml:space="preserve"> FAQs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32" type="#_x0000_t75" style="width:9.5pt;height:9.5pt" o:bullet="t">
        <v:imagedata r:id="rId1" o:title="BD21335_"/>
      </v:shape>
    </w:pict>
  </w:numPicBullet>
  <w:numPicBullet w:numPicBulletId="1">
    <w:pict>
      <v:shape id="_x0000_i5233" type="#_x0000_t75" style="width:11.5pt;height:11.5pt" o:bullet="t">
        <v:imagedata r:id="rId2" o:title="BD14565_"/>
      </v:shape>
    </w:pict>
  </w:numPicBullet>
  <w:abstractNum w:abstractNumId="0" w15:restartNumberingAfterBreak="0">
    <w:nsid w:val="FFFFFF7C"/>
    <w:multiLevelType w:val="singleLevel"/>
    <w:tmpl w:val="196CAF36"/>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A9106658"/>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42485868"/>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FCD636F2"/>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9C527BE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7D42BF32"/>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F962B6E4"/>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2E0CCE8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5B568F7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C4A57D4"/>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0" w15:restartNumberingAfterBreak="0">
    <w:nsid w:val="068E1BBC"/>
    <w:multiLevelType w:val="hybridMultilevel"/>
    <w:tmpl w:val="775C7E12"/>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141E6D49"/>
    <w:multiLevelType w:val="hybridMultilevel"/>
    <w:tmpl w:val="BBA2C486"/>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18BA4EA2"/>
    <w:multiLevelType w:val="hybridMultilevel"/>
    <w:tmpl w:val="AFB2EDAC"/>
    <w:lvl w:ilvl="0" w:tplc="2F10F51E">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1B6477A9"/>
    <w:multiLevelType w:val="multilevel"/>
    <w:tmpl w:val="7EFAD180"/>
    <w:styleLink w:val="Century"/>
    <w:lvl w:ilvl="0">
      <w:start w:val="1"/>
      <w:numFmt w:val="none"/>
      <w:lvlText w:val="3.%1."/>
      <w:lvlJc w:val="left"/>
      <w:pPr>
        <w:tabs>
          <w:tab w:val="num" w:pos="425"/>
        </w:tabs>
        <w:ind w:left="425" w:hanging="425"/>
      </w:pPr>
      <w:rPr>
        <w:rFonts w:ascii="Century" w:eastAsia="MS Mincho" w:hAnsi="Century" w:hint="eastAsia"/>
        <w:kern w:val="2"/>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1BA530CB"/>
    <w:multiLevelType w:val="multilevel"/>
    <w:tmpl w:val="9F9EEB8A"/>
    <w:lvl w:ilvl="0">
      <w:start w:val="1"/>
      <w:numFmt w:val="decimal"/>
      <w:pStyle w:val="Heading1"/>
      <w:lvlText w:val="%1."/>
      <w:lvlJc w:val="left"/>
      <w:pPr>
        <w:tabs>
          <w:tab w:val="num" w:pos="425"/>
        </w:tabs>
        <w:ind w:left="425" w:hanging="425"/>
      </w:pPr>
      <w:rPr>
        <w:rFonts w:hint="eastAsia"/>
        <w:kern w:val="2"/>
        <w:sz w:val="32"/>
        <w:szCs w:val="32"/>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15:restartNumberingAfterBreak="0">
    <w:nsid w:val="1FE84631"/>
    <w:multiLevelType w:val="multilevel"/>
    <w:tmpl w:val="0FD6F1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8E16BF2"/>
    <w:multiLevelType w:val="hybridMultilevel"/>
    <w:tmpl w:val="D15E98B6"/>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2E6E600C"/>
    <w:multiLevelType w:val="multilevel"/>
    <w:tmpl w:val="CB56366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15D7C82"/>
    <w:multiLevelType w:val="multilevel"/>
    <w:tmpl w:val="D124D93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9A5FC8"/>
    <w:multiLevelType w:val="multilevel"/>
    <w:tmpl w:val="D55CAD9E"/>
    <w:styleLink w:val="1"/>
    <w:lvl w:ilvl="0">
      <w:start w:val="1"/>
      <w:numFmt w:val="decimal"/>
      <w:lvlText w:val="%1"/>
      <w:lvlJc w:val="left"/>
      <w:pPr>
        <w:tabs>
          <w:tab w:val="num" w:pos="420"/>
        </w:tabs>
        <w:ind w:left="420" w:hanging="420"/>
      </w:pPr>
      <w:rPr>
        <w:rFonts w:ascii="Times New Roman" w:eastAsia="MS Mincho" w:hAnsi="Times New Roman" w:hint="default"/>
        <w:color w:val="auto"/>
        <w:kern w:val="2"/>
        <w:sz w:val="21"/>
      </w:rPr>
    </w:lvl>
    <w:lvl w:ilvl="1">
      <w:start w:val="1"/>
      <w:numFmt w:val="bullet"/>
      <w:lvlText w:val=""/>
      <w:lvlJc w:val="left"/>
      <w:pPr>
        <w:tabs>
          <w:tab w:val="num" w:pos="840"/>
        </w:tabs>
        <w:ind w:left="840" w:hanging="420"/>
      </w:pPr>
      <w:rPr>
        <w:rFonts w:ascii="Wingdings" w:eastAsia="MS Mincho" w:hAnsi="Wingdings"/>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35DE3FEB"/>
    <w:multiLevelType w:val="hybridMultilevel"/>
    <w:tmpl w:val="9C420708"/>
    <w:lvl w:ilvl="0" w:tplc="2F10F51E">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3778390E"/>
    <w:multiLevelType w:val="hybridMultilevel"/>
    <w:tmpl w:val="1392173E"/>
    <w:lvl w:ilvl="0" w:tplc="2F10F51E">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3D2A4766"/>
    <w:multiLevelType w:val="hybridMultilevel"/>
    <w:tmpl w:val="9F949626"/>
    <w:lvl w:ilvl="0" w:tplc="21C62FB4">
      <w:start w:val="1"/>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E2F43FC"/>
    <w:multiLevelType w:val="hybridMultilevel"/>
    <w:tmpl w:val="DA7A0ECA"/>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3EC30D36"/>
    <w:multiLevelType w:val="hybridMultilevel"/>
    <w:tmpl w:val="069CF864"/>
    <w:lvl w:ilvl="0" w:tplc="E1644C60">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4F3E45B8"/>
    <w:multiLevelType w:val="multilevel"/>
    <w:tmpl w:val="C7DA95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696096E"/>
    <w:multiLevelType w:val="hybridMultilevel"/>
    <w:tmpl w:val="E7427D82"/>
    <w:lvl w:ilvl="0" w:tplc="E1644C60">
      <w:start w:val="1"/>
      <w:numFmt w:val="bullet"/>
      <w:lvlText w:val=""/>
      <w:lvlPicBulletId w:val="1"/>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5B0C2F9B"/>
    <w:multiLevelType w:val="multilevel"/>
    <w:tmpl w:val="D040E7B2"/>
    <w:styleLink w:val="Century0"/>
    <w:lvl w:ilvl="0">
      <w:start w:val="1"/>
      <w:numFmt w:val="decimal"/>
      <w:lvlText w:val="4.%1."/>
      <w:lvlJc w:val="left"/>
      <w:pPr>
        <w:tabs>
          <w:tab w:val="num" w:pos="425"/>
        </w:tabs>
        <w:ind w:left="425" w:hanging="425"/>
      </w:pPr>
      <w:rPr>
        <w:rFonts w:ascii="Century" w:eastAsia="MS Mincho" w:hAnsi="Century" w:hint="eastAsia"/>
        <w:kern w:val="2"/>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5E355479"/>
    <w:multiLevelType w:val="multilevel"/>
    <w:tmpl w:val="FE42D32E"/>
    <w:styleLink w:val="a"/>
    <w:lvl w:ilvl="0">
      <w:start w:val="1"/>
      <w:numFmt w:val="decimal"/>
      <w:lvlText w:val="(%1)"/>
      <w:lvlJc w:val="left"/>
      <w:pPr>
        <w:tabs>
          <w:tab w:val="num" w:pos="780"/>
        </w:tabs>
        <w:ind w:left="780" w:hanging="360"/>
      </w:pPr>
      <w:rPr>
        <w:rFonts w:ascii="Times New Roman" w:eastAsia="Times New Roman" w:hAnsi="Times New Roman" w:cs="Times New Roman"/>
      </w:rPr>
    </w:lvl>
    <w:lvl w:ilvl="1">
      <w:numFmt w:val="bullet"/>
      <w:lvlText w:val="-"/>
      <w:lvlJc w:val="left"/>
      <w:pPr>
        <w:tabs>
          <w:tab w:val="num" w:pos="780"/>
        </w:tabs>
        <w:ind w:left="780" w:hanging="360"/>
      </w:pPr>
      <w:rPr>
        <w:rFonts w:ascii="Century" w:eastAsia="MS Mincho" w:hAnsi="Century" w:cs="Times New Roman" w:hint="default"/>
      </w:rPr>
    </w:lvl>
    <w:lvl w:ilvl="2">
      <w:start w:val="1"/>
      <w:numFmt w:val="decimalEnclosedCircle"/>
      <w:lvlText w:val="%3"/>
      <w:lvlJc w:val="left"/>
      <w:pPr>
        <w:tabs>
          <w:tab w:val="num" w:pos="1260"/>
        </w:tabs>
        <w:ind w:left="1260" w:hanging="420"/>
      </w:pPr>
      <w:rPr>
        <w:rFonts w:ascii="Century" w:eastAsia="MS Mincho" w:hAnsi="Century"/>
        <w:kern w:val="2"/>
        <w:sz w:val="21"/>
      </w:r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9" w15:restartNumberingAfterBreak="0">
    <w:nsid w:val="6E4B737F"/>
    <w:multiLevelType w:val="hybridMultilevel"/>
    <w:tmpl w:val="5BE86270"/>
    <w:lvl w:ilvl="0" w:tplc="8CA4E492">
      <w:start w:val="1"/>
      <w:numFmt w:val="bullet"/>
      <w:lvlText w:val=""/>
      <w:lvlPicBulletId w:val="0"/>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74B06211"/>
    <w:multiLevelType w:val="hybridMultilevel"/>
    <w:tmpl w:val="E92839F8"/>
    <w:lvl w:ilvl="0" w:tplc="5768C6C8">
      <w:start w:val="1"/>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9132DE4"/>
    <w:multiLevelType w:val="multilevel"/>
    <w:tmpl w:val="D55CAD9E"/>
    <w:styleLink w:val="10"/>
    <w:lvl w:ilvl="0">
      <w:start w:val="1"/>
      <w:numFmt w:val="decimal"/>
      <w:lvlText w:val="(%1)"/>
      <w:lvlJc w:val="left"/>
      <w:pPr>
        <w:tabs>
          <w:tab w:val="num" w:pos="420"/>
        </w:tabs>
        <w:ind w:left="420" w:hanging="420"/>
      </w:pPr>
      <w:rPr>
        <w:rFonts w:ascii="Times New Roman" w:eastAsia="Times New Roman" w:hAnsi="Times New Roman" w:cs="Times New Roman"/>
        <w:color w:val="auto"/>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2" w15:restartNumberingAfterBreak="0">
    <w:nsid w:val="7BEA20CE"/>
    <w:multiLevelType w:val="multilevel"/>
    <w:tmpl w:val="0409001F"/>
    <w:styleLink w:val="a0"/>
    <w:lvl w:ilvl="0">
      <w:start w:val="1"/>
      <w:numFmt w:val="decimal"/>
      <w:lvlText w:val="%1."/>
      <w:lvlJc w:val="left"/>
      <w:pPr>
        <w:tabs>
          <w:tab w:val="num" w:pos="425"/>
        </w:tabs>
        <w:ind w:left="425" w:hanging="425"/>
      </w:pPr>
      <w:rPr>
        <w:rFonts w:hint="eastAsia"/>
        <w:kern w:val="2"/>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15:restartNumberingAfterBreak="0">
    <w:nsid w:val="7C912417"/>
    <w:multiLevelType w:val="multilevel"/>
    <w:tmpl w:val="7084DFF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31"/>
  </w:num>
  <w:num w:numId="3">
    <w:abstractNumId w:val="13"/>
  </w:num>
  <w:num w:numId="4">
    <w:abstractNumId w:val="27"/>
  </w:num>
  <w:num w:numId="5">
    <w:abstractNumId w:val="19"/>
  </w:num>
  <w:num w:numId="6">
    <w:abstractNumId w:val="28"/>
  </w:num>
  <w:num w:numId="7">
    <w:abstractNumId w:val="14"/>
  </w:num>
  <w:num w:numId="8">
    <w:abstractNumId w:val="9"/>
  </w:num>
  <w:num w:numId="9">
    <w:abstractNumId w:val="23"/>
  </w:num>
  <w:num w:numId="10">
    <w:abstractNumId w:val="11"/>
  </w:num>
  <w:num w:numId="11">
    <w:abstractNumId w:val="30"/>
  </w:num>
  <w:num w:numId="12">
    <w:abstractNumId w:val="29"/>
  </w:num>
  <w:num w:numId="13">
    <w:abstractNumId w:val="24"/>
  </w:num>
  <w:num w:numId="14">
    <w:abstractNumId w:val="10"/>
  </w:num>
  <w:num w:numId="15">
    <w:abstractNumId w:val="26"/>
  </w:num>
  <w:num w:numId="16">
    <w:abstractNumId w:val="16"/>
  </w:num>
  <w:num w:numId="17">
    <w:abstractNumId w:val="30"/>
    <w:lvlOverride w:ilvl="0">
      <w:startOverride w:val="1"/>
    </w:lvlOverride>
  </w:num>
  <w:num w:numId="18">
    <w:abstractNumId w:val="22"/>
  </w:num>
  <w:num w:numId="19">
    <w:abstractNumId w:val="25"/>
  </w:num>
  <w:num w:numId="20">
    <w:abstractNumId w:val="18"/>
  </w:num>
  <w:num w:numId="21">
    <w:abstractNumId w:val="15"/>
  </w:num>
  <w:num w:numId="22">
    <w:abstractNumId w:val="33"/>
  </w:num>
  <w:num w:numId="23">
    <w:abstractNumId w:val="17"/>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12"/>
  </w:num>
  <w:num w:numId="34">
    <w:abstractNumId w:val="20"/>
  </w:num>
  <w:num w:numId="35">
    <w:abstractNumId w:val="2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hmed">
    <w15:presenceInfo w15:providerId="None" w15:userId="Ahmed"/>
  </w15:person>
  <w15:person w15:author="A. J">
    <w15:presenceInfo w15:providerId="None" w15:userId="A. 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activeWritingStyle w:appName="MSWord" w:lang="ja-JP" w:vendorID="64" w:dllVersion="6" w:nlCheck="1" w:checkStyle="1"/>
  <w:activeWritingStyle w:appName="MSWord" w:lang="en-US" w:vendorID="64" w:dllVersion="6" w:nlCheck="1" w:checkStyle="1"/>
  <w:activeWritingStyle w:appName="MSWord" w:lang="en-US" w:vendorID="64" w:dllVersion="4096" w:nlCheck="1" w:checkStyle="0"/>
  <w:activeWritingStyle w:appName="MSWord" w:lang="fr-CH" w:vendorID="64" w:dllVersion="4096" w:nlCheck="1" w:checkStyle="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revisionView w:markup="0"/>
  <w:trackRevisions/>
  <w:defaultTabStop w:val="839"/>
  <w:hyphenationZone w:val="357"/>
  <w:drawingGridHorizontalSpacing w:val="120"/>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01C8C"/>
    <w:rsid w:val="000010F7"/>
    <w:rsid w:val="00001BBD"/>
    <w:rsid w:val="0000371C"/>
    <w:rsid w:val="00004A78"/>
    <w:rsid w:val="00005F0A"/>
    <w:rsid w:val="0000607D"/>
    <w:rsid w:val="0001170B"/>
    <w:rsid w:val="00015E4E"/>
    <w:rsid w:val="00016ACA"/>
    <w:rsid w:val="00016ADB"/>
    <w:rsid w:val="0001778E"/>
    <w:rsid w:val="00020021"/>
    <w:rsid w:val="00021148"/>
    <w:rsid w:val="00021EC4"/>
    <w:rsid w:val="00032126"/>
    <w:rsid w:val="000349FE"/>
    <w:rsid w:val="0003675D"/>
    <w:rsid w:val="00037472"/>
    <w:rsid w:val="00040518"/>
    <w:rsid w:val="0004187C"/>
    <w:rsid w:val="00043424"/>
    <w:rsid w:val="000436D4"/>
    <w:rsid w:val="00044BA6"/>
    <w:rsid w:val="0004517C"/>
    <w:rsid w:val="000470BB"/>
    <w:rsid w:val="00050C97"/>
    <w:rsid w:val="0005214D"/>
    <w:rsid w:val="00052492"/>
    <w:rsid w:val="00052F03"/>
    <w:rsid w:val="00053625"/>
    <w:rsid w:val="00054B7B"/>
    <w:rsid w:val="00054D57"/>
    <w:rsid w:val="00054EBE"/>
    <w:rsid w:val="00055287"/>
    <w:rsid w:val="00056892"/>
    <w:rsid w:val="00061A0E"/>
    <w:rsid w:val="00064487"/>
    <w:rsid w:val="00066F50"/>
    <w:rsid w:val="00067D69"/>
    <w:rsid w:val="0007450E"/>
    <w:rsid w:val="0007774C"/>
    <w:rsid w:val="000821AB"/>
    <w:rsid w:val="000828EC"/>
    <w:rsid w:val="00083BE3"/>
    <w:rsid w:val="0008663E"/>
    <w:rsid w:val="00092016"/>
    <w:rsid w:val="00092045"/>
    <w:rsid w:val="00094809"/>
    <w:rsid w:val="00095058"/>
    <w:rsid w:val="00095A02"/>
    <w:rsid w:val="00095FA5"/>
    <w:rsid w:val="00096E82"/>
    <w:rsid w:val="00097262"/>
    <w:rsid w:val="000A1B3B"/>
    <w:rsid w:val="000A1C69"/>
    <w:rsid w:val="000A2BEE"/>
    <w:rsid w:val="000A2CDE"/>
    <w:rsid w:val="000A6749"/>
    <w:rsid w:val="000A7E8E"/>
    <w:rsid w:val="000B19C5"/>
    <w:rsid w:val="000B2FA0"/>
    <w:rsid w:val="000B3EEC"/>
    <w:rsid w:val="000B4330"/>
    <w:rsid w:val="000B4548"/>
    <w:rsid w:val="000B54DE"/>
    <w:rsid w:val="000B5DA0"/>
    <w:rsid w:val="000C1367"/>
    <w:rsid w:val="000C1373"/>
    <w:rsid w:val="000C2D0B"/>
    <w:rsid w:val="000C5BE4"/>
    <w:rsid w:val="000D1262"/>
    <w:rsid w:val="000D2BCE"/>
    <w:rsid w:val="000D3A8F"/>
    <w:rsid w:val="000D7DD7"/>
    <w:rsid w:val="000E1FAD"/>
    <w:rsid w:val="000E5CE3"/>
    <w:rsid w:val="000E62F6"/>
    <w:rsid w:val="000E6307"/>
    <w:rsid w:val="000F10AB"/>
    <w:rsid w:val="000F19B8"/>
    <w:rsid w:val="000F2D1D"/>
    <w:rsid w:val="000F4560"/>
    <w:rsid w:val="000F4A6C"/>
    <w:rsid w:val="000F72C6"/>
    <w:rsid w:val="001009B7"/>
    <w:rsid w:val="00103783"/>
    <w:rsid w:val="00107378"/>
    <w:rsid w:val="0011172A"/>
    <w:rsid w:val="001126DA"/>
    <w:rsid w:val="00113429"/>
    <w:rsid w:val="00113FE2"/>
    <w:rsid w:val="001143E0"/>
    <w:rsid w:val="00115CEE"/>
    <w:rsid w:val="00115D29"/>
    <w:rsid w:val="00116708"/>
    <w:rsid w:val="00121449"/>
    <w:rsid w:val="0012191C"/>
    <w:rsid w:val="00121933"/>
    <w:rsid w:val="00122A4B"/>
    <w:rsid w:val="00124857"/>
    <w:rsid w:val="00125D57"/>
    <w:rsid w:val="00127D3E"/>
    <w:rsid w:val="001312E9"/>
    <w:rsid w:val="00136D1C"/>
    <w:rsid w:val="0013736A"/>
    <w:rsid w:val="00137690"/>
    <w:rsid w:val="00140ADC"/>
    <w:rsid w:val="001416B0"/>
    <w:rsid w:val="00141B71"/>
    <w:rsid w:val="001443B3"/>
    <w:rsid w:val="001478FE"/>
    <w:rsid w:val="00147D88"/>
    <w:rsid w:val="00150299"/>
    <w:rsid w:val="00150AC2"/>
    <w:rsid w:val="00151D6E"/>
    <w:rsid w:val="001530F9"/>
    <w:rsid w:val="00153EF7"/>
    <w:rsid w:val="00156F3C"/>
    <w:rsid w:val="001570AE"/>
    <w:rsid w:val="00162564"/>
    <w:rsid w:val="001637AA"/>
    <w:rsid w:val="0016457D"/>
    <w:rsid w:val="001649B9"/>
    <w:rsid w:val="00172757"/>
    <w:rsid w:val="001742BB"/>
    <w:rsid w:val="00174901"/>
    <w:rsid w:val="001754A6"/>
    <w:rsid w:val="001818EE"/>
    <w:rsid w:val="00181B45"/>
    <w:rsid w:val="001823D4"/>
    <w:rsid w:val="00183359"/>
    <w:rsid w:val="00183BC5"/>
    <w:rsid w:val="00183D7F"/>
    <w:rsid w:val="001845C7"/>
    <w:rsid w:val="0018628C"/>
    <w:rsid w:val="0018769B"/>
    <w:rsid w:val="00187A65"/>
    <w:rsid w:val="0019049E"/>
    <w:rsid w:val="00193A7B"/>
    <w:rsid w:val="001951C9"/>
    <w:rsid w:val="00196CD1"/>
    <w:rsid w:val="001A0FCD"/>
    <w:rsid w:val="001A2DBA"/>
    <w:rsid w:val="001A4381"/>
    <w:rsid w:val="001A5056"/>
    <w:rsid w:val="001A52C5"/>
    <w:rsid w:val="001A6B0D"/>
    <w:rsid w:val="001A73F1"/>
    <w:rsid w:val="001B347D"/>
    <w:rsid w:val="001C0BB8"/>
    <w:rsid w:val="001C2DAD"/>
    <w:rsid w:val="001C5C90"/>
    <w:rsid w:val="001C5E7E"/>
    <w:rsid w:val="001D047C"/>
    <w:rsid w:val="001D10E8"/>
    <w:rsid w:val="001D19D1"/>
    <w:rsid w:val="001D36C3"/>
    <w:rsid w:val="001D36D7"/>
    <w:rsid w:val="001D474A"/>
    <w:rsid w:val="001D59AC"/>
    <w:rsid w:val="001D62EC"/>
    <w:rsid w:val="001D6A87"/>
    <w:rsid w:val="001E2014"/>
    <w:rsid w:val="001E67FA"/>
    <w:rsid w:val="001E6D3C"/>
    <w:rsid w:val="001F1836"/>
    <w:rsid w:val="001F1EB8"/>
    <w:rsid w:val="001F2611"/>
    <w:rsid w:val="001F52DC"/>
    <w:rsid w:val="00202B8D"/>
    <w:rsid w:val="002036F1"/>
    <w:rsid w:val="00204DB3"/>
    <w:rsid w:val="002059A6"/>
    <w:rsid w:val="0021034D"/>
    <w:rsid w:val="00211036"/>
    <w:rsid w:val="002118EF"/>
    <w:rsid w:val="00213690"/>
    <w:rsid w:val="0021680F"/>
    <w:rsid w:val="002200EE"/>
    <w:rsid w:val="002228D6"/>
    <w:rsid w:val="00224DC1"/>
    <w:rsid w:val="0022559A"/>
    <w:rsid w:val="002262EB"/>
    <w:rsid w:val="00227504"/>
    <w:rsid w:val="00230BBD"/>
    <w:rsid w:val="002324F7"/>
    <w:rsid w:val="002358EF"/>
    <w:rsid w:val="0023623B"/>
    <w:rsid w:val="00237491"/>
    <w:rsid w:val="002379D7"/>
    <w:rsid w:val="00242835"/>
    <w:rsid w:val="002458A1"/>
    <w:rsid w:val="00245F50"/>
    <w:rsid w:val="00246567"/>
    <w:rsid w:val="00247298"/>
    <w:rsid w:val="00252472"/>
    <w:rsid w:val="00252624"/>
    <w:rsid w:val="00254AE9"/>
    <w:rsid w:val="0025583C"/>
    <w:rsid w:val="002558B2"/>
    <w:rsid w:val="00257734"/>
    <w:rsid w:val="0026294D"/>
    <w:rsid w:val="00265338"/>
    <w:rsid w:val="00270861"/>
    <w:rsid w:val="0027220D"/>
    <w:rsid w:val="00272BE8"/>
    <w:rsid w:val="0027322E"/>
    <w:rsid w:val="00273E31"/>
    <w:rsid w:val="00281CB2"/>
    <w:rsid w:val="0028532F"/>
    <w:rsid w:val="00286364"/>
    <w:rsid w:val="00291524"/>
    <w:rsid w:val="002927E8"/>
    <w:rsid w:val="00292B48"/>
    <w:rsid w:val="00293E65"/>
    <w:rsid w:val="002A000B"/>
    <w:rsid w:val="002A32B4"/>
    <w:rsid w:val="002A3AA6"/>
    <w:rsid w:val="002A44F7"/>
    <w:rsid w:val="002A4929"/>
    <w:rsid w:val="002A68E2"/>
    <w:rsid w:val="002B01E0"/>
    <w:rsid w:val="002B184C"/>
    <w:rsid w:val="002B4BB8"/>
    <w:rsid w:val="002B5081"/>
    <w:rsid w:val="002B5142"/>
    <w:rsid w:val="002B5AD7"/>
    <w:rsid w:val="002B6952"/>
    <w:rsid w:val="002B6D8E"/>
    <w:rsid w:val="002B76EB"/>
    <w:rsid w:val="002C00A8"/>
    <w:rsid w:val="002C0874"/>
    <w:rsid w:val="002C08AB"/>
    <w:rsid w:val="002C53C8"/>
    <w:rsid w:val="002D2495"/>
    <w:rsid w:val="002D5CBF"/>
    <w:rsid w:val="002D5D4E"/>
    <w:rsid w:val="002D7F3E"/>
    <w:rsid w:val="002E0940"/>
    <w:rsid w:val="002E17B7"/>
    <w:rsid w:val="002E18A3"/>
    <w:rsid w:val="002E4737"/>
    <w:rsid w:val="002E5049"/>
    <w:rsid w:val="002E5162"/>
    <w:rsid w:val="002E5342"/>
    <w:rsid w:val="002E5B33"/>
    <w:rsid w:val="002E661D"/>
    <w:rsid w:val="002E7D46"/>
    <w:rsid w:val="002F21A9"/>
    <w:rsid w:val="002F3333"/>
    <w:rsid w:val="002F4AAD"/>
    <w:rsid w:val="002F6CDF"/>
    <w:rsid w:val="00303575"/>
    <w:rsid w:val="0030423F"/>
    <w:rsid w:val="00305280"/>
    <w:rsid w:val="00306416"/>
    <w:rsid w:val="003067D1"/>
    <w:rsid w:val="0031173D"/>
    <w:rsid w:val="00312211"/>
    <w:rsid w:val="00314169"/>
    <w:rsid w:val="003152E0"/>
    <w:rsid w:val="00315457"/>
    <w:rsid w:val="00317035"/>
    <w:rsid w:val="00324BE5"/>
    <w:rsid w:val="00331797"/>
    <w:rsid w:val="0033579C"/>
    <w:rsid w:val="00335ED3"/>
    <w:rsid w:val="003403F4"/>
    <w:rsid w:val="003414FE"/>
    <w:rsid w:val="00341F35"/>
    <w:rsid w:val="00342A9C"/>
    <w:rsid w:val="00343EC8"/>
    <w:rsid w:val="00344037"/>
    <w:rsid w:val="003457E6"/>
    <w:rsid w:val="00350EE2"/>
    <w:rsid w:val="003520D7"/>
    <w:rsid w:val="00353ABE"/>
    <w:rsid w:val="00355489"/>
    <w:rsid w:val="0035558E"/>
    <w:rsid w:val="003603B1"/>
    <w:rsid w:val="00362B33"/>
    <w:rsid w:val="0036622E"/>
    <w:rsid w:val="00366F29"/>
    <w:rsid w:val="00370FE1"/>
    <w:rsid w:val="00374239"/>
    <w:rsid w:val="00375756"/>
    <w:rsid w:val="00377D48"/>
    <w:rsid w:val="0038257F"/>
    <w:rsid w:val="00383DBF"/>
    <w:rsid w:val="00384345"/>
    <w:rsid w:val="00384D2E"/>
    <w:rsid w:val="0038532D"/>
    <w:rsid w:val="003920C8"/>
    <w:rsid w:val="00393272"/>
    <w:rsid w:val="00396449"/>
    <w:rsid w:val="0039656E"/>
    <w:rsid w:val="003975A1"/>
    <w:rsid w:val="003A12D2"/>
    <w:rsid w:val="003A14FD"/>
    <w:rsid w:val="003A1DA1"/>
    <w:rsid w:val="003A3605"/>
    <w:rsid w:val="003A3FCB"/>
    <w:rsid w:val="003A42E3"/>
    <w:rsid w:val="003B1A63"/>
    <w:rsid w:val="003B50F0"/>
    <w:rsid w:val="003B708E"/>
    <w:rsid w:val="003B7CBD"/>
    <w:rsid w:val="003B7DC7"/>
    <w:rsid w:val="003C1E3A"/>
    <w:rsid w:val="003C2EF0"/>
    <w:rsid w:val="003C3424"/>
    <w:rsid w:val="003C3900"/>
    <w:rsid w:val="003D075D"/>
    <w:rsid w:val="003D27C7"/>
    <w:rsid w:val="003D46AB"/>
    <w:rsid w:val="003E4F69"/>
    <w:rsid w:val="003E5A45"/>
    <w:rsid w:val="003E773B"/>
    <w:rsid w:val="003E7B03"/>
    <w:rsid w:val="003E7E38"/>
    <w:rsid w:val="003F08D8"/>
    <w:rsid w:val="003F11AF"/>
    <w:rsid w:val="003F2CC1"/>
    <w:rsid w:val="003F356F"/>
    <w:rsid w:val="003F3691"/>
    <w:rsid w:val="003F56C2"/>
    <w:rsid w:val="004014AB"/>
    <w:rsid w:val="00405090"/>
    <w:rsid w:val="00406470"/>
    <w:rsid w:val="004073B0"/>
    <w:rsid w:val="00407612"/>
    <w:rsid w:val="004076EA"/>
    <w:rsid w:val="004101F3"/>
    <w:rsid w:val="00412146"/>
    <w:rsid w:val="00413073"/>
    <w:rsid w:val="00414AA8"/>
    <w:rsid w:val="00422283"/>
    <w:rsid w:val="0042415C"/>
    <w:rsid w:val="004338AA"/>
    <w:rsid w:val="004344C2"/>
    <w:rsid w:val="004365E4"/>
    <w:rsid w:val="004413CA"/>
    <w:rsid w:val="004423FF"/>
    <w:rsid w:val="00445BB3"/>
    <w:rsid w:val="004471F1"/>
    <w:rsid w:val="00447507"/>
    <w:rsid w:val="004508E9"/>
    <w:rsid w:val="00455049"/>
    <w:rsid w:val="00455E40"/>
    <w:rsid w:val="00455FDC"/>
    <w:rsid w:val="004619A2"/>
    <w:rsid w:val="00461A14"/>
    <w:rsid w:val="0046429F"/>
    <w:rsid w:val="004671C0"/>
    <w:rsid w:val="004700D1"/>
    <w:rsid w:val="004702F2"/>
    <w:rsid w:val="00474015"/>
    <w:rsid w:val="004744C5"/>
    <w:rsid w:val="00475020"/>
    <w:rsid w:val="00476938"/>
    <w:rsid w:val="00476987"/>
    <w:rsid w:val="00476A7D"/>
    <w:rsid w:val="00477F7C"/>
    <w:rsid w:val="004801EB"/>
    <w:rsid w:val="00481020"/>
    <w:rsid w:val="0048119C"/>
    <w:rsid w:val="00481E31"/>
    <w:rsid w:val="00485B82"/>
    <w:rsid w:val="004941C3"/>
    <w:rsid w:val="00494E48"/>
    <w:rsid w:val="00496D97"/>
    <w:rsid w:val="00497A5F"/>
    <w:rsid w:val="004A014B"/>
    <w:rsid w:val="004A09C9"/>
    <w:rsid w:val="004A0B26"/>
    <w:rsid w:val="004A0BDA"/>
    <w:rsid w:val="004A2337"/>
    <w:rsid w:val="004A5609"/>
    <w:rsid w:val="004A5C7A"/>
    <w:rsid w:val="004B0DF5"/>
    <w:rsid w:val="004B376C"/>
    <w:rsid w:val="004B76C0"/>
    <w:rsid w:val="004C1348"/>
    <w:rsid w:val="004C185B"/>
    <w:rsid w:val="004C37D5"/>
    <w:rsid w:val="004C5C46"/>
    <w:rsid w:val="004D3562"/>
    <w:rsid w:val="004D3D8B"/>
    <w:rsid w:val="004D6288"/>
    <w:rsid w:val="004D6C46"/>
    <w:rsid w:val="004D7CA2"/>
    <w:rsid w:val="004E01C8"/>
    <w:rsid w:val="004E01EF"/>
    <w:rsid w:val="004E1BA3"/>
    <w:rsid w:val="004E31AE"/>
    <w:rsid w:val="004E4611"/>
    <w:rsid w:val="004E4DBD"/>
    <w:rsid w:val="004E5D1E"/>
    <w:rsid w:val="004E6B99"/>
    <w:rsid w:val="004F312B"/>
    <w:rsid w:val="004F553B"/>
    <w:rsid w:val="004F642E"/>
    <w:rsid w:val="00501FF7"/>
    <w:rsid w:val="00502AA9"/>
    <w:rsid w:val="00503672"/>
    <w:rsid w:val="005040E6"/>
    <w:rsid w:val="00506E23"/>
    <w:rsid w:val="00507AE9"/>
    <w:rsid w:val="00510259"/>
    <w:rsid w:val="00512A1B"/>
    <w:rsid w:val="00517F48"/>
    <w:rsid w:val="00517F4E"/>
    <w:rsid w:val="005200E5"/>
    <w:rsid w:val="00521147"/>
    <w:rsid w:val="005221A3"/>
    <w:rsid w:val="00522324"/>
    <w:rsid w:val="00525200"/>
    <w:rsid w:val="0053100B"/>
    <w:rsid w:val="00531399"/>
    <w:rsid w:val="00532A53"/>
    <w:rsid w:val="005400B5"/>
    <w:rsid w:val="005421F7"/>
    <w:rsid w:val="0054359F"/>
    <w:rsid w:val="00543C0C"/>
    <w:rsid w:val="0054535C"/>
    <w:rsid w:val="005470A7"/>
    <w:rsid w:val="00547A47"/>
    <w:rsid w:val="005520B3"/>
    <w:rsid w:val="0055601C"/>
    <w:rsid w:val="0055724C"/>
    <w:rsid w:val="005612D8"/>
    <w:rsid w:val="0056406D"/>
    <w:rsid w:val="00565BD5"/>
    <w:rsid w:val="00567977"/>
    <w:rsid w:val="00571FDB"/>
    <w:rsid w:val="005743C8"/>
    <w:rsid w:val="00583035"/>
    <w:rsid w:val="005840E0"/>
    <w:rsid w:val="00586125"/>
    <w:rsid w:val="00590362"/>
    <w:rsid w:val="005907A4"/>
    <w:rsid w:val="00591F68"/>
    <w:rsid w:val="005951C4"/>
    <w:rsid w:val="00595DA4"/>
    <w:rsid w:val="00596F9B"/>
    <w:rsid w:val="005A2651"/>
    <w:rsid w:val="005A312D"/>
    <w:rsid w:val="005A64A4"/>
    <w:rsid w:val="005B01C2"/>
    <w:rsid w:val="005B03B7"/>
    <w:rsid w:val="005B1608"/>
    <w:rsid w:val="005B447E"/>
    <w:rsid w:val="005B6FBC"/>
    <w:rsid w:val="005B7C6F"/>
    <w:rsid w:val="005B7FED"/>
    <w:rsid w:val="005B7FF8"/>
    <w:rsid w:val="005C15DC"/>
    <w:rsid w:val="005C17B9"/>
    <w:rsid w:val="005C22B7"/>
    <w:rsid w:val="005C2E07"/>
    <w:rsid w:val="005C529B"/>
    <w:rsid w:val="005D0275"/>
    <w:rsid w:val="005D0BF7"/>
    <w:rsid w:val="005D121F"/>
    <w:rsid w:val="005D129B"/>
    <w:rsid w:val="005D1A78"/>
    <w:rsid w:val="005D379A"/>
    <w:rsid w:val="005D4A0C"/>
    <w:rsid w:val="005E3B4F"/>
    <w:rsid w:val="005E4518"/>
    <w:rsid w:val="005E56B3"/>
    <w:rsid w:val="005E5888"/>
    <w:rsid w:val="005E628F"/>
    <w:rsid w:val="005F1DD4"/>
    <w:rsid w:val="005F3093"/>
    <w:rsid w:val="005F33CD"/>
    <w:rsid w:val="005F439E"/>
    <w:rsid w:val="005F4419"/>
    <w:rsid w:val="005F4964"/>
    <w:rsid w:val="005F4AB0"/>
    <w:rsid w:val="005F622F"/>
    <w:rsid w:val="005F7082"/>
    <w:rsid w:val="005F72FE"/>
    <w:rsid w:val="005F77F7"/>
    <w:rsid w:val="005F7B3F"/>
    <w:rsid w:val="006019C9"/>
    <w:rsid w:val="00605440"/>
    <w:rsid w:val="0060722C"/>
    <w:rsid w:val="00610C56"/>
    <w:rsid w:val="0061309B"/>
    <w:rsid w:val="006137A3"/>
    <w:rsid w:val="00613A78"/>
    <w:rsid w:val="00613E0E"/>
    <w:rsid w:val="0061467C"/>
    <w:rsid w:val="00614E9D"/>
    <w:rsid w:val="00620918"/>
    <w:rsid w:val="00623E28"/>
    <w:rsid w:val="0063023A"/>
    <w:rsid w:val="006327EA"/>
    <w:rsid w:val="00633662"/>
    <w:rsid w:val="00633CDE"/>
    <w:rsid w:val="00634C51"/>
    <w:rsid w:val="00634ED2"/>
    <w:rsid w:val="006368B0"/>
    <w:rsid w:val="00645074"/>
    <w:rsid w:val="0064719B"/>
    <w:rsid w:val="00652606"/>
    <w:rsid w:val="006528B0"/>
    <w:rsid w:val="006569F7"/>
    <w:rsid w:val="00660F13"/>
    <w:rsid w:val="00661712"/>
    <w:rsid w:val="0066316B"/>
    <w:rsid w:val="006704F7"/>
    <w:rsid w:val="006740A6"/>
    <w:rsid w:val="00677985"/>
    <w:rsid w:val="006805B8"/>
    <w:rsid w:val="00681C1D"/>
    <w:rsid w:val="00682CF8"/>
    <w:rsid w:val="00682FF5"/>
    <w:rsid w:val="00685052"/>
    <w:rsid w:val="00686863"/>
    <w:rsid w:val="00686AC3"/>
    <w:rsid w:val="00687B69"/>
    <w:rsid w:val="00690257"/>
    <w:rsid w:val="00690E28"/>
    <w:rsid w:val="00691EAD"/>
    <w:rsid w:val="0069790A"/>
    <w:rsid w:val="006A0221"/>
    <w:rsid w:val="006A12D2"/>
    <w:rsid w:val="006A1941"/>
    <w:rsid w:val="006A2CF2"/>
    <w:rsid w:val="006A45E4"/>
    <w:rsid w:val="006A5AB3"/>
    <w:rsid w:val="006A5BF1"/>
    <w:rsid w:val="006A7F10"/>
    <w:rsid w:val="006B0016"/>
    <w:rsid w:val="006B125F"/>
    <w:rsid w:val="006B3DB0"/>
    <w:rsid w:val="006B3F45"/>
    <w:rsid w:val="006B58E6"/>
    <w:rsid w:val="006B6291"/>
    <w:rsid w:val="006B64D0"/>
    <w:rsid w:val="006B70B0"/>
    <w:rsid w:val="006B7870"/>
    <w:rsid w:val="006C061C"/>
    <w:rsid w:val="006C2980"/>
    <w:rsid w:val="006C338F"/>
    <w:rsid w:val="006C50CC"/>
    <w:rsid w:val="006C5304"/>
    <w:rsid w:val="006D3E04"/>
    <w:rsid w:val="006D44DE"/>
    <w:rsid w:val="006D4A81"/>
    <w:rsid w:val="006D568A"/>
    <w:rsid w:val="006E0A69"/>
    <w:rsid w:val="006E0FFA"/>
    <w:rsid w:val="006E19E0"/>
    <w:rsid w:val="006E3C07"/>
    <w:rsid w:val="006E4A02"/>
    <w:rsid w:val="006E5C60"/>
    <w:rsid w:val="006E5E69"/>
    <w:rsid w:val="006E6393"/>
    <w:rsid w:val="006E70D3"/>
    <w:rsid w:val="006E7F4B"/>
    <w:rsid w:val="006F038D"/>
    <w:rsid w:val="006F03C2"/>
    <w:rsid w:val="006F1800"/>
    <w:rsid w:val="006F1D83"/>
    <w:rsid w:val="006F499F"/>
    <w:rsid w:val="006F5226"/>
    <w:rsid w:val="00701327"/>
    <w:rsid w:val="00704AC7"/>
    <w:rsid w:val="00705370"/>
    <w:rsid w:val="00705D5B"/>
    <w:rsid w:val="00706126"/>
    <w:rsid w:val="00706AD1"/>
    <w:rsid w:val="00707245"/>
    <w:rsid w:val="0071098E"/>
    <w:rsid w:val="00713DA0"/>
    <w:rsid w:val="007177BD"/>
    <w:rsid w:val="0072128B"/>
    <w:rsid w:val="007248D5"/>
    <w:rsid w:val="0072638E"/>
    <w:rsid w:val="007270FE"/>
    <w:rsid w:val="00731B3B"/>
    <w:rsid w:val="00733A58"/>
    <w:rsid w:val="00736D2D"/>
    <w:rsid w:val="007409F4"/>
    <w:rsid w:val="00742994"/>
    <w:rsid w:val="00745E84"/>
    <w:rsid w:val="00746038"/>
    <w:rsid w:val="0075106D"/>
    <w:rsid w:val="00754F6F"/>
    <w:rsid w:val="0075545E"/>
    <w:rsid w:val="0075699B"/>
    <w:rsid w:val="00761CF4"/>
    <w:rsid w:val="00761D76"/>
    <w:rsid w:val="00764883"/>
    <w:rsid w:val="00765B3B"/>
    <w:rsid w:val="0076631D"/>
    <w:rsid w:val="00766431"/>
    <w:rsid w:val="0076666B"/>
    <w:rsid w:val="00766E64"/>
    <w:rsid w:val="00770B0D"/>
    <w:rsid w:val="00772E4B"/>
    <w:rsid w:val="00773117"/>
    <w:rsid w:val="007738BC"/>
    <w:rsid w:val="007759BE"/>
    <w:rsid w:val="00776979"/>
    <w:rsid w:val="00780E7D"/>
    <w:rsid w:val="00782803"/>
    <w:rsid w:val="0078485F"/>
    <w:rsid w:val="00785619"/>
    <w:rsid w:val="007858B2"/>
    <w:rsid w:val="007874B4"/>
    <w:rsid w:val="00792162"/>
    <w:rsid w:val="00795999"/>
    <w:rsid w:val="007962CE"/>
    <w:rsid w:val="007977C6"/>
    <w:rsid w:val="007A62E0"/>
    <w:rsid w:val="007A6807"/>
    <w:rsid w:val="007A69B7"/>
    <w:rsid w:val="007B09FD"/>
    <w:rsid w:val="007B0F8F"/>
    <w:rsid w:val="007B3BBE"/>
    <w:rsid w:val="007B4818"/>
    <w:rsid w:val="007B4F9F"/>
    <w:rsid w:val="007B50A3"/>
    <w:rsid w:val="007B64C2"/>
    <w:rsid w:val="007C489B"/>
    <w:rsid w:val="007C4C36"/>
    <w:rsid w:val="007C51FF"/>
    <w:rsid w:val="007C6D5D"/>
    <w:rsid w:val="007C7712"/>
    <w:rsid w:val="007D04CE"/>
    <w:rsid w:val="007D3CEC"/>
    <w:rsid w:val="007D4B82"/>
    <w:rsid w:val="007D5672"/>
    <w:rsid w:val="007D5D1A"/>
    <w:rsid w:val="007D72CE"/>
    <w:rsid w:val="007E0F2F"/>
    <w:rsid w:val="007E1A49"/>
    <w:rsid w:val="007E2DBB"/>
    <w:rsid w:val="007E2DD9"/>
    <w:rsid w:val="007E47BA"/>
    <w:rsid w:val="007F15EB"/>
    <w:rsid w:val="0080033A"/>
    <w:rsid w:val="00801C8C"/>
    <w:rsid w:val="00807318"/>
    <w:rsid w:val="008118F4"/>
    <w:rsid w:val="008123E2"/>
    <w:rsid w:val="00813405"/>
    <w:rsid w:val="0081381E"/>
    <w:rsid w:val="00814F40"/>
    <w:rsid w:val="008163DC"/>
    <w:rsid w:val="00817462"/>
    <w:rsid w:val="0082027B"/>
    <w:rsid w:val="00821D5C"/>
    <w:rsid w:val="00823144"/>
    <w:rsid w:val="00830407"/>
    <w:rsid w:val="00830C88"/>
    <w:rsid w:val="00832717"/>
    <w:rsid w:val="008343C0"/>
    <w:rsid w:val="0083779E"/>
    <w:rsid w:val="00840EC2"/>
    <w:rsid w:val="0084161A"/>
    <w:rsid w:val="008418D2"/>
    <w:rsid w:val="00842D96"/>
    <w:rsid w:val="00845F8A"/>
    <w:rsid w:val="008464B2"/>
    <w:rsid w:val="00847273"/>
    <w:rsid w:val="00851946"/>
    <w:rsid w:val="00855E32"/>
    <w:rsid w:val="00863CF8"/>
    <w:rsid w:val="00865EE6"/>
    <w:rsid w:val="00867399"/>
    <w:rsid w:val="00867597"/>
    <w:rsid w:val="008702F5"/>
    <w:rsid w:val="0087231F"/>
    <w:rsid w:val="008753A1"/>
    <w:rsid w:val="008762E5"/>
    <w:rsid w:val="00876BF8"/>
    <w:rsid w:val="0087755E"/>
    <w:rsid w:val="008811C8"/>
    <w:rsid w:val="008826DE"/>
    <w:rsid w:val="00882CD0"/>
    <w:rsid w:val="0088713E"/>
    <w:rsid w:val="008902C7"/>
    <w:rsid w:val="00893EEA"/>
    <w:rsid w:val="00894CF4"/>
    <w:rsid w:val="00897403"/>
    <w:rsid w:val="008A3D75"/>
    <w:rsid w:val="008A6A44"/>
    <w:rsid w:val="008A6AD5"/>
    <w:rsid w:val="008B0D48"/>
    <w:rsid w:val="008B10B2"/>
    <w:rsid w:val="008B3E20"/>
    <w:rsid w:val="008B6731"/>
    <w:rsid w:val="008C05B8"/>
    <w:rsid w:val="008D1B3E"/>
    <w:rsid w:val="008D3251"/>
    <w:rsid w:val="008D4B7B"/>
    <w:rsid w:val="008E0953"/>
    <w:rsid w:val="008E173B"/>
    <w:rsid w:val="008E62E7"/>
    <w:rsid w:val="008F03E5"/>
    <w:rsid w:val="008F08F3"/>
    <w:rsid w:val="008F164D"/>
    <w:rsid w:val="008F7730"/>
    <w:rsid w:val="0090116E"/>
    <w:rsid w:val="00902568"/>
    <w:rsid w:val="009040EC"/>
    <w:rsid w:val="00904278"/>
    <w:rsid w:val="00905DC0"/>
    <w:rsid w:val="00907EB1"/>
    <w:rsid w:val="00912C26"/>
    <w:rsid w:val="00914D30"/>
    <w:rsid w:val="00915041"/>
    <w:rsid w:val="00916098"/>
    <w:rsid w:val="00917CA2"/>
    <w:rsid w:val="00921B39"/>
    <w:rsid w:val="009247E9"/>
    <w:rsid w:val="00926056"/>
    <w:rsid w:val="00926224"/>
    <w:rsid w:val="00926E60"/>
    <w:rsid w:val="0093185D"/>
    <w:rsid w:val="009358FC"/>
    <w:rsid w:val="0093627D"/>
    <w:rsid w:val="00936441"/>
    <w:rsid w:val="00944028"/>
    <w:rsid w:val="00944D14"/>
    <w:rsid w:val="009459F0"/>
    <w:rsid w:val="00945B87"/>
    <w:rsid w:val="00946A6F"/>
    <w:rsid w:val="00947F34"/>
    <w:rsid w:val="0095078E"/>
    <w:rsid w:val="00953433"/>
    <w:rsid w:val="009537BB"/>
    <w:rsid w:val="00954CBF"/>
    <w:rsid w:val="00955E37"/>
    <w:rsid w:val="00960FEC"/>
    <w:rsid w:val="00965293"/>
    <w:rsid w:val="009653E6"/>
    <w:rsid w:val="00965D5A"/>
    <w:rsid w:val="009714E9"/>
    <w:rsid w:val="00973F2F"/>
    <w:rsid w:val="00975846"/>
    <w:rsid w:val="0097675D"/>
    <w:rsid w:val="00980052"/>
    <w:rsid w:val="009808EE"/>
    <w:rsid w:val="009819DD"/>
    <w:rsid w:val="00981D2A"/>
    <w:rsid w:val="00982170"/>
    <w:rsid w:val="00984D4D"/>
    <w:rsid w:val="009909B4"/>
    <w:rsid w:val="009917DB"/>
    <w:rsid w:val="00992C7D"/>
    <w:rsid w:val="00995A0A"/>
    <w:rsid w:val="00996D05"/>
    <w:rsid w:val="009A4AEC"/>
    <w:rsid w:val="009A5030"/>
    <w:rsid w:val="009B1736"/>
    <w:rsid w:val="009B4DF0"/>
    <w:rsid w:val="009C09A6"/>
    <w:rsid w:val="009C13B7"/>
    <w:rsid w:val="009C2773"/>
    <w:rsid w:val="009C57A1"/>
    <w:rsid w:val="009D171D"/>
    <w:rsid w:val="009D1802"/>
    <w:rsid w:val="009D4062"/>
    <w:rsid w:val="009D4342"/>
    <w:rsid w:val="009E0BA9"/>
    <w:rsid w:val="009E1927"/>
    <w:rsid w:val="009E2DBA"/>
    <w:rsid w:val="009E3A68"/>
    <w:rsid w:val="009E3F4A"/>
    <w:rsid w:val="009E4983"/>
    <w:rsid w:val="009E74A2"/>
    <w:rsid w:val="009F3895"/>
    <w:rsid w:val="009F46D9"/>
    <w:rsid w:val="009F6CCD"/>
    <w:rsid w:val="009F7558"/>
    <w:rsid w:val="00A006E3"/>
    <w:rsid w:val="00A05869"/>
    <w:rsid w:val="00A065DB"/>
    <w:rsid w:val="00A06C20"/>
    <w:rsid w:val="00A07853"/>
    <w:rsid w:val="00A10BB0"/>
    <w:rsid w:val="00A15FEB"/>
    <w:rsid w:val="00A20A45"/>
    <w:rsid w:val="00A20A9B"/>
    <w:rsid w:val="00A21236"/>
    <w:rsid w:val="00A22BE1"/>
    <w:rsid w:val="00A245AA"/>
    <w:rsid w:val="00A24C1D"/>
    <w:rsid w:val="00A25DBE"/>
    <w:rsid w:val="00A2642B"/>
    <w:rsid w:val="00A30B87"/>
    <w:rsid w:val="00A3121C"/>
    <w:rsid w:val="00A31522"/>
    <w:rsid w:val="00A3172D"/>
    <w:rsid w:val="00A31DD4"/>
    <w:rsid w:val="00A33A47"/>
    <w:rsid w:val="00A34D4C"/>
    <w:rsid w:val="00A35805"/>
    <w:rsid w:val="00A3644F"/>
    <w:rsid w:val="00A44DD5"/>
    <w:rsid w:val="00A45169"/>
    <w:rsid w:val="00A45BEE"/>
    <w:rsid w:val="00A46DF8"/>
    <w:rsid w:val="00A504B4"/>
    <w:rsid w:val="00A516A9"/>
    <w:rsid w:val="00A563B9"/>
    <w:rsid w:val="00A56998"/>
    <w:rsid w:val="00A5775F"/>
    <w:rsid w:val="00A6026C"/>
    <w:rsid w:val="00A61C24"/>
    <w:rsid w:val="00A622D7"/>
    <w:rsid w:val="00A62938"/>
    <w:rsid w:val="00A6320A"/>
    <w:rsid w:val="00A638A5"/>
    <w:rsid w:val="00A64211"/>
    <w:rsid w:val="00A655BF"/>
    <w:rsid w:val="00A66CCA"/>
    <w:rsid w:val="00A67E6D"/>
    <w:rsid w:val="00A70248"/>
    <w:rsid w:val="00A70D09"/>
    <w:rsid w:val="00A739B8"/>
    <w:rsid w:val="00A73A25"/>
    <w:rsid w:val="00A76701"/>
    <w:rsid w:val="00A8388C"/>
    <w:rsid w:val="00A875DA"/>
    <w:rsid w:val="00A902DD"/>
    <w:rsid w:val="00A91508"/>
    <w:rsid w:val="00A934A1"/>
    <w:rsid w:val="00A947D0"/>
    <w:rsid w:val="00AA02DE"/>
    <w:rsid w:val="00AA3AAF"/>
    <w:rsid w:val="00AA793B"/>
    <w:rsid w:val="00AB2005"/>
    <w:rsid w:val="00AB2410"/>
    <w:rsid w:val="00AB43BF"/>
    <w:rsid w:val="00AB72E1"/>
    <w:rsid w:val="00AC3F99"/>
    <w:rsid w:val="00AD0870"/>
    <w:rsid w:val="00AD3E89"/>
    <w:rsid w:val="00AD7B2C"/>
    <w:rsid w:val="00AE2651"/>
    <w:rsid w:val="00AE3B55"/>
    <w:rsid w:val="00AE4EED"/>
    <w:rsid w:val="00AF0B55"/>
    <w:rsid w:val="00B0022E"/>
    <w:rsid w:val="00B027DD"/>
    <w:rsid w:val="00B02FA7"/>
    <w:rsid w:val="00B03C30"/>
    <w:rsid w:val="00B04F47"/>
    <w:rsid w:val="00B0777C"/>
    <w:rsid w:val="00B07AB4"/>
    <w:rsid w:val="00B1227A"/>
    <w:rsid w:val="00B14655"/>
    <w:rsid w:val="00B15086"/>
    <w:rsid w:val="00B15A91"/>
    <w:rsid w:val="00B160AD"/>
    <w:rsid w:val="00B161B6"/>
    <w:rsid w:val="00B17292"/>
    <w:rsid w:val="00B212F5"/>
    <w:rsid w:val="00B22D29"/>
    <w:rsid w:val="00B26687"/>
    <w:rsid w:val="00B2694F"/>
    <w:rsid w:val="00B26E0B"/>
    <w:rsid w:val="00B30633"/>
    <w:rsid w:val="00B310D7"/>
    <w:rsid w:val="00B400BE"/>
    <w:rsid w:val="00B434A9"/>
    <w:rsid w:val="00B43A26"/>
    <w:rsid w:val="00B47B2F"/>
    <w:rsid w:val="00B55D4A"/>
    <w:rsid w:val="00B5660E"/>
    <w:rsid w:val="00B57FF3"/>
    <w:rsid w:val="00B62D89"/>
    <w:rsid w:val="00B63E70"/>
    <w:rsid w:val="00B660E6"/>
    <w:rsid w:val="00B73273"/>
    <w:rsid w:val="00B80CC9"/>
    <w:rsid w:val="00B80E1F"/>
    <w:rsid w:val="00B812DD"/>
    <w:rsid w:val="00B82CFF"/>
    <w:rsid w:val="00B84056"/>
    <w:rsid w:val="00B85C71"/>
    <w:rsid w:val="00B870E2"/>
    <w:rsid w:val="00B900D2"/>
    <w:rsid w:val="00B9177B"/>
    <w:rsid w:val="00B927B6"/>
    <w:rsid w:val="00BA37A5"/>
    <w:rsid w:val="00BA4487"/>
    <w:rsid w:val="00BA669D"/>
    <w:rsid w:val="00BA7360"/>
    <w:rsid w:val="00BB3E77"/>
    <w:rsid w:val="00BB75DB"/>
    <w:rsid w:val="00BC161F"/>
    <w:rsid w:val="00BC2238"/>
    <w:rsid w:val="00BC2742"/>
    <w:rsid w:val="00BC3A8A"/>
    <w:rsid w:val="00BC4080"/>
    <w:rsid w:val="00BC44FE"/>
    <w:rsid w:val="00BC4FA8"/>
    <w:rsid w:val="00BC6011"/>
    <w:rsid w:val="00BD293A"/>
    <w:rsid w:val="00BD443C"/>
    <w:rsid w:val="00BD5083"/>
    <w:rsid w:val="00BD6CE2"/>
    <w:rsid w:val="00BD73AE"/>
    <w:rsid w:val="00BD7E4B"/>
    <w:rsid w:val="00BE0720"/>
    <w:rsid w:val="00BE082A"/>
    <w:rsid w:val="00BE0EB9"/>
    <w:rsid w:val="00BE5082"/>
    <w:rsid w:val="00BE71A3"/>
    <w:rsid w:val="00BE788A"/>
    <w:rsid w:val="00BF2830"/>
    <w:rsid w:val="00BF33D1"/>
    <w:rsid w:val="00BF3D4B"/>
    <w:rsid w:val="00BF48B4"/>
    <w:rsid w:val="00BF6F63"/>
    <w:rsid w:val="00BF7EBD"/>
    <w:rsid w:val="00C01BE2"/>
    <w:rsid w:val="00C03A7A"/>
    <w:rsid w:val="00C04498"/>
    <w:rsid w:val="00C04BC5"/>
    <w:rsid w:val="00C068C8"/>
    <w:rsid w:val="00C14FBE"/>
    <w:rsid w:val="00C15934"/>
    <w:rsid w:val="00C21F5B"/>
    <w:rsid w:val="00C22C26"/>
    <w:rsid w:val="00C22F00"/>
    <w:rsid w:val="00C242FA"/>
    <w:rsid w:val="00C26DDD"/>
    <w:rsid w:val="00C31D7E"/>
    <w:rsid w:val="00C3438E"/>
    <w:rsid w:val="00C36E27"/>
    <w:rsid w:val="00C40186"/>
    <w:rsid w:val="00C419CA"/>
    <w:rsid w:val="00C4428B"/>
    <w:rsid w:val="00C44887"/>
    <w:rsid w:val="00C469AA"/>
    <w:rsid w:val="00C47370"/>
    <w:rsid w:val="00C47842"/>
    <w:rsid w:val="00C52181"/>
    <w:rsid w:val="00C533C1"/>
    <w:rsid w:val="00C56F59"/>
    <w:rsid w:val="00C57E86"/>
    <w:rsid w:val="00C61FD7"/>
    <w:rsid w:val="00C6212C"/>
    <w:rsid w:val="00C623A3"/>
    <w:rsid w:val="00C62888"/>
    <w:rsid w:val="00C67AEB"/>
    <w:rsid w:val="00C70523"/>
    <w:rsid w:val="00C737D8"/>
    <w:rsid w:val="00C738C4"/>
    <w:rsid w:val="00C824C9"/>
    <w:rsid w:val="00C8264F"/>
    <w:rsid w:val="00C85ECD"/>
    <w:rsid w:val="00C86CE0"/>
    <w:rsid w:val="00C9047C"/>
    <w:rsid w:val="00C90CBF"/>
    <w:rsid w:val="00C91ABD"/>
    <w:rsid w:val="00C941CD"/>
    <w:rsid w:val="00C965D2"/>
    <w:rsid w:val="00CA0241"/>
    <w:rsid w:val="00CA0573"/>
    <w:rsid w:val="00CA069F"/>
    <w:rsid w:val="00CA0F04"/>
    <w:rsid w:val="00CA64B5"/>
    <w:rsid w:val="00CA7327"/>
    <w:rsid w:val="00CA7F02"/>
    <w:rsid w:val="00CB3DF8"/>
    <w:rsid w:val="00CB4B1C"/>
    <w:rsid w:val="00CB4CF4"/>
    <w:rsid w:val="00CB7B8E"/>
    <w:rsid w:val="00CC148D"/>
    <w:rsid w:val="00CC3E8D"/>
    <w:rsid w:val="00CC4058"/>
    <w:rsid w:val="00CD12E2"/>
    <w:rsid w:val="00CD1E02"/>
    <w:rsid w:val="00CD31C6"/>
    <w:rsid w:val="00CD7350"/>
    <w:rsid w:val="00CE15E2"/>
    <w:rsid w:val="00CE1978"/>
    <w:rsid w:val="00CE290E"/>
    <w:rsid w:val="00CE300E"/>
    <w:rsid w:val="00CE38CC"/>
    <w:rsid w:val="00CE487E"/>
    <w:rsid w:val="00CE4A22"/>
    <w:rsid w:val="00CE67D6"/>
    <w:rsid w:val="00CF0EFC"/>
    <w:rsid w:val="00CF2F76"/>
    <w:rsid w:val="00CF4453"/>
    <w:rsid w:val="00CF46D6"/>
    <w:rsid w:val="00CF65A4"/>
    <w:rsid w:val="00D006FA"/>
    <w:rsid w:val="00D0228C"/>
    <w:rsid w:val="00D05118"/>
    <w:rsid w:val="00D111C2"/>
    <w:rsid w:val="00D12652"/>
    <w:rsid w:val="00D17408"/>
    <w:rsid w:val="00D22DAE"/>
    <w:rsid w:val="00D22E86"/>
    <w:rsid w:val="00D31EF6"/>
    <w:rsid w:val="00D35AB1"/>
    <w:rsid w:val="00D36016"/>
    <w:rsid w:val="00D3612F"/>
    <w:rsid w:val="00D366DA"/>
    <w:rsid w:val="00D369D4"/>
    <w:rsid w:val="00D43600"/>
    <w:rsid w:val="00D447A2"/>
    <w:rsid w:val="00D47D07"/>
    <w:rsid w:val="00D52089"/>
    <w:rsid w:val="00D522D3"/>
    <w:rsid w:val="00D52965"/>
    <w:rsid w:val="00D53760"/>
    <w:rsid w:val="00D54357"/>
    <w:rsid w:val="00D56DEB"/>
    <w:rsid w:val="00D574A9"/>
    <w:rsid w:val="00D5750A"/>
    <w:rsid w:val="00D61E53"/>
    <w:rsid w:val="00D62B99"/>
    <w:rsid w:val="00D6576A"/>
    <w:rsid w:val="00D733B7"/>
    <w:rsid w:val="00D74956"/>
    <w:rsid w:val="00D7585A"/>
    <w:rsid w:val="00D83C20"/>
    <w:rsid w:val="00D84594"/>
    <w:rsid w:val="00D85F28"/>
    <w:rsid w:val="00D86915"/>
    <w:rsid w:val="00D87359"/>
    <w:rsid w:val="00D87D2F"/>
    <w:rsid w:val="00D94AFA"/>
    <w:rsid w:val="00D95D64"/>
    <w:rsid w:val="00D95F20"/>
    <w:rsid w:val="00D96463"/>
    <w:rsid w:val="00DA08E7"/>
    <w:rsid w:val="00DA0D3B"/>
    <w:rsid w:val="00DA0F66"/>
    <w:rsid w:val="00DA1A36"/>
    <w:rsid w:val="00DA2C53"/>
    <w:rsid w:val="00DA6500"/>
    <w:rsid w:val="00DA7A38"/>
    <w:rsid w:val="00DB1529"/>
    <w:rsid w:val="00DB1D75"/>
    <w:rsid w:val="00DB22EC"/>
    <w:rsid w:val="00DB77D8"/>
    <w:rsid w:val="00DB7FDD"/>
    <w:rsid w:val="00DC01E6"/>
    <w:rsid w:val="00DC16C0"/>
    <w:rsid w:val="00DC20AF"/>
    <w:rsid w:val="00DC3239"/>
    <w:rsid w:val="00DC3B24"/>
    <w:rsid w:val="00DC4A03"/>
    <w:rsid w:val="00DC589C"/>
    <w:rsid w:val="00DC676A"/>
    <w:rsid w:val="00DD21F8"/>
    <w:rsid w:val="00DE0F18"/>
    <w:rsid w:val="00DE3EFA"/>
    <w:rsid w:val="00DE4D41"/>
    <w:rsid w:val="00DF00EE"/>
    <w:rsid w:val="00DF01FD"/>
    <w:rsid w:val="00DF2014"/>
    <w:rsid w:val="00DF201C"/>
    <w:rsid w:val="00DF3347"/>
    <w:rsid w:val="00DF43E9"/>
    <w:rsid w:val="00DF4A7E"/>
    <w:rsid w:val="00DF6DE4"/>
    <w:rsid w:val="00DF7AC3"/>
    <w:rsid w:val="00E04F8E"/>
    <w:rsid w:val="00E05860"/>
    <w:rsid w:val="00E063E4"/>
    <w:rsid w:val="00E10C2E"/>
    <w:rsid w:val="00E10EC7"/>
    <w:rsid w:val="00E11713"/>
    <w:rsid w:val="00E11F09"/>
    <w:rsid w:val="00E129A6"/>
    <w:rsid w:val="00E1361A"/>
    <w:rsid w:val="00E15D88"/>
    <w:rsid w:val="00E1639F"/>
    <w:rsid w:val="00E16ECB"/>
    <w:rsid w:val="00E16EDB"/>
    <w:rsid w:val="00E20DDD"/>
    <w:rsid w:val="00E214BF"/>
    <w:rsid w:val="00E21E2B"/>
    <w:rsid w:val="00E221D9"/>
    <w:rsid w:val="00E23FFC"/>
    <w:rsid w:val="00E25F88"/>
    <w:rsid w:val="00E32109"/>
    <w:rsid w:val="00E36EF5"/>
    <w:rsid w:val="00E40F73"/>
    <w:rsid w:val="00E41E70"/>
    <w:rsid w:val="00E42563"/>
    <w:rsid w:val="00E43169"/>
    <w:rsid w:val="00E435AC"/>
    <w:rsid w:val="00E43B0D"/>
    <w:rsid w:val="00E44439"/>
    <w:rsid w:val="00E4656E"/>
    <w:rsid w:val="00E503E8"/>
    <w:rsid w:val="00E50BD8"/>
    <w:rsid w:val="00E51041"/>
    <w:rsid w:val="00E51C97"/>
    <w:rsid w:val="00E52EDD"/>
    <w:rsid w:val="00E53B6F"/>
    <w:rsid w:val="00E548A4"/>
    <w:rsid w:val="00E55ED4"/>
    <w:rsid w:val="00E57EFB"/>
    <w:rsid w:val="00E6007A"/>
    <w:rsid w:val="00E648E9"/>
    <w:rsid w:val="00E650C9"/>
    <w:rsid w:val="00E654D2"/>
    <w:rsid w:val="00E66AB7"/>
    <w:rsid w:val="00E7039C"/>
    <w:rsid w:val="00E730C6"/>
    <w:rsid w:val="00E77BB1"/>
    <w:rsid w:val="00E8057A"/>
    <w:rsid w:val="00E824C3"/>
    <w:rsid w:val="00E8437F"/>
    <w:rsid w:val="00E8510A"/>
    <w:rsid w:val="00E869CA"/>
    <w:rsid w:val="00E86C9A"/>
    <w:rsid w:val="00E879FF"/>
    <w:rsid w:val="00E91306"/>
    <w:rsid w:val="00E9279C"/>
    <w:rsid w:val="00E93633"/>
    <w:rsid w:val="00EA1468"/>
    <w:rsid w:val="00EA3CFB"/>
    <w:rsid w:val="00EB06D6"/>
    <w:rsid w:val="00EB1F67"/>
    <w:rsid w:val="00EB2D47"/>
    <w:rsid w:val="00EB362A"/>
    <w:rsid w:val="00EB3B2C"/>
    <w:rsid w:val="00EB41D9"/>
    <w:rsid w:val="00EB5930"/>
    <w:rsid w:val="00EC01E7"/>
    <w:rsid w:val="00EC05ED"/>
    <w:rsid w:val="00EC13AB"/>
    <w:rsid w:val="00EC30A9"/>
    <w:rsid w:val="00EC3506"/>
    <w:rsid w:val="00EC4005"/>
    <w:rsid w:val="00EC44C2"/>
    <w:rsid w:val="00EC5AB7"/>
    <w:rsid w:val="00EC7FC5"/>
    <w:rsid w:val="00ED0858"/>
    <w:rsid w:val="00ED397F"/>
    <w:rsid w:val="00ED4134"/>
    <w:rsid w:val="00ED5336"/>
    <w:rsid w:val="00ED561B"/>
    <w:rsid w:val="00ED731E"/>
    <w:rsid w:val="00ED7E27"/>
    <w:rsid w:val="00EE1C6B"/>
    <w:rsid w:val="00EE350D"/>
    <w:rsid w:val="00EE4723"/>
    <w:rsid w:val="00EE5160"/>
    <w:rsid w:val="00EE59C8"/>
    <w:rsid w:val="00EE75E0"/>
    <w:rsid w:val="00EF4802"/>
    <w:rsid w:val="00EF4E51"/>
    <w:rsid w:val="00EF68C4"/>
    <w:rsid w:val="00EF73D0"/>
    <w:rsid w:val="00EF76A7"/>
    <w:rsid w:val="00EF7A88"/>
    <w:rsid w:val="00F0055A"/>
    <w:rsid w:val="00F020D8"/>
    <w:rsid w:val="00F02260"/>
    <w:rsid w:val="00F053E8"/>
    <w:rsid w:val="00F067EE"/>
    <w:rsid w:val="00F07E70"/>
    <w:rsid w:val="00F149CF"/>
    <w:rsid w:val="00F14A51"/>
    <w:rsid w:val="00F15032"/>
    <w:rsid w:val="00F15187"/>
    <w:rsid w:val="00F155F3"/>
    <w:rsid w:val="00F15914"/>
    <w:rsid w:val="00F15E5C"/>
    <w:rsid w:val="00F164B4"/>
    <w:rsid w:val="00F1713A"/>
    <w:rsid w:val="00F17206"/>
    <w:rsid w:val="00F20D02"/>
    <w:rsid w:val="00F21A08"/>
    <w:rsid w:val="00F21C55"/>
    <w:rsid w:val="00F21E7C"/>
    <w:rsid w:val="00F2464B"/>
    <w:rsid w:val="00F24E8D"/>
    <w:rsid w:val="00F31421"/>
    <w:rsid w:val="00F31C71"/>
    <w:rsid w:val="00F31CEC"/>
    <w:rsid w:val="00F33B00"/>
    <w:rsid w:val="00F34649"/>
    <w:rsid w:val="00F375CF"/>
    <w:rsid w:val="00F4019F"/>
    <w:rsid w:val="00F41BD2"/>
    <w:rsid w:val="00F41BD6"/>
    <w:rsid w:val="00F4236F"/>
    <w:rsid w:val="00F42AA6"/>
    <w:rsid w:val="00F54E6A"/>
    <w:rsid w:val="00F55227"/>
    <w:rsid w:val="00F56EE4"/>
    <w:rsid w:val="00F575C3"/>
    <w:rsid w:val="00F60786"/>
    <w:rsid w:val="00F63151"/>
    <w:rsid w:val="00F6377C"/>
    <w:rsid w:val="00F64E40"/>
    <w:rsid w:val="00F6623E"/>
    <w:rsid w:val="00F66AAC"/>
    <w:rsid w:val="00F711E6"/>
    <w:rsid w:val="00F71B74"/>
    <w:rsid w:val="00F725B1"/>
    <w:rsid w:val="00F725FB"/>
    <w:rsid w:val="00F739A7"/>
    <w:rsid w:val="00F74242"/>
    <w:rsid w:val="00F76813"/>
    <w:rsid w:val="00F77009"/>
    <w:rsid w:val="00F830B4"/>
    <w:rsid w:val="00F84059"/>
    <w:rsid w:val="00F90438"/>
    <w:rsid w:val="00F90690"/>
    <w:rsid w:val="00F90D81"/>
    <w:rsid w:val="00F91227"/>
    <w:rsid w:val="00F92A4E"/>
    <w:rsid w:val="00F930CB"/>
    <w:rsid w:val="00F9469F"/>
    <w:rsid w:val="00F94E74"/>
    <w:rsid w:val="00F95F66"/>
    <w:rsid w:val="00FA3BD4"/>
    <w:rsid w:val="00FA6252"/>
    <w:rsid w:val="00FA65FE"/>
    <w:rsid w:val="00FA6633"/>
    <w:rsid w:val="00FA716C"/>
    <w:rsid w:val="00FB00BA"/>
    <w:rsid w:val="00FB41DF"/>
    <w:rsid w:val="00FC3C09"/>
    <w:rsid w:val="00FC4554"/>
    <w:rsid w:val="00FC5EFB"/>
    <w:rsid w:val="00FC6477"/>
    <w:rsid w:val="00FD2A8A"/>
    <w:rsid w:val="00FE1C79"/>
    <w:rsid w:val="00FE362B"/>
    <w:rsid w:val="00FE4D3D"/>
    <w:rsid w:val="00FE68DC"/>
    <w:rsid w:val="00FF09B8"/>
    <w:rsid w:val="00FF2E71"/>
    <w:rsid w:val="00FF35DC"/>
    <w:rsid w:val="00FF51E1"/>
    <w:rsid w:val="00FF7C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rules v:ext="edit">
        <o:r id="V:Rule1" type="callout" idref="#_x0000_s1028"/>
        <o:r id="V:Rule2" type="callout" idref="#_x0000_s1029"/>
      </o:rules>
    </o:shapelayout>
  </w:shapeDefaults>
  <w:decimalSymbol w:val="."/>
  <w:listSeparator w:val=";"/>
  <w14:docId w14:val="52220D8F"/>
  <w15:docId w15:val="{35507737-9A17-4463-9119-F56B92342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FE1C79"/>
    <w:pPr>
      <w:widowControl w:val="0"/>
      <w:jc w:val="both"/>
    </w:pPr>
    <w:rPr>
      <w:kern w:val="2"/>
      <w:sz w:val="24"/>
      <w:szCs w:val="24"/>
    </w:rPr>
  </w:style>
  <w:style w:type="paragraph" w:styleId="Heading1">
    <w:name w:val="heading 1"/>
    <w:basedOn w:val="Normal"/>
    <w:next w:val="Normal"/>
    <w:link w:val="Heading1Char"/>
    <w:autoRedefine/>
    <w:qFormat/>
    <w:rsid w:val="00894CF4"/>
    <w:pPr>
      <w:keepNext/>
      <w:pageBreakBefore/>
      <w:widowControl/>
      <w:numPr>
        <w:numId w:val="7"/>
      </w:numPr>
      <w:wordWrap w:val="0"/>
      <w:spacing w:beforeLines="100"/>
      <w:outlineLvl w:val="0"/>
    </w:pPr>
    <w:rPr>
      <w:rFonts w:ascii="Arial" w:eastAsia="MS Gothic" w:hAnsi="Arial"/>
      <w:sz w:val="32"/>
      <w:u w:val="single"/>
    </w:rPr>
  </w:style>
  <w:style w:type="paragraph" w:styleId="Heading2">
    <w:name w:val="heading 2"/>
    <w:basedOn w:val="Normal"/>
    <w:next w:val="Normal"/>
    <w:link w:val="Heading2Char"/>
    <w:autoRedefine/>
    <w:qFormat/>
    <w:rsid w:val="002324F7"/>
    <w:pPr>
      <w:spacing w:beforeLines="100"/>
      <w:outlineLvl w:val="1"/>
    </w:pPr>
    <w:rPr>
      <w:rFonts w:ascii="Arial" w:eastAsia="MS Gothic" w:hAnsi="Arial"/>
      <w:sz w:val="28"/>
      <w:u w:val="single"/>
    </w:rPr>
  </w:style>
  <w:style w:type="paragraph" w:styleId="Heading3">
    <w:name w:val="heading 3"/>
    <w:basedOn w:val="Normal"/>
    <w:next w:val="Normal"/>
    <w:link w:val="Heading3Char"/>
    <w:autoRedefine/>
    <w:qFormat/>
    <w:rsid w:val="00092016"/>
    <w:pPr>
      <w:keepNext/>
      <w:keepLines/>
      <w:spacing w:beforeLines="100"/>
      <w:ind w:left="420" w:hanging="420"/>
      <w:outlineLvl w:val="2"/>
    </w:pPr>
    <w:rPr>
      <w:rFonts w:ascii="Arial" w:eastAsia="MS Gothic" w:hAnsi="Arial"/>
      <w:u w:val="single"/>
    </w:rPr>
  </w:style>
  <w:style w:type="paragraph" w:styleId="Heading4">
    <w:name w:val="heading 4"/>
    <w:basedOn w:val="Normal"/>
    <w:next w:val="Normal"/>
    <w:qFormat/>
    <w:rsid w:val="00DF2014"/>
    <w:pPr>
      <w:keepNext/>
      <w:outlineLvl w:val="3"/>
    </w:pPr>
    <w:rPr>
      <w:b/>
      <w:bCs/>
    </w:rPr>
  </w:style>
  <w:style w:type="paragraph" w:styleId="Heading5">
    <w:name w:val="heading 5"/>
    <w:basedOn w:val="Normal"/>
    <w:next w:val="Normal"/>
    <w:qFormat/>
    <w:rsid w:val="00DF2014"/>
    <w:pPr>
      <w:keepNext/>
      <w:outlineLvl w:val="4"/>
    </w:pPr>
    <w:rPr>
      <w:rFonts w:ascii="Arial" w:eastAsia="MS Gothic" w:hAnsi="Arial"/>
    </w:rPr>
  </w:style>
  <w:style w:type="paragraph" w:styleId="Heading6">
    <w:name w:val="heading 6"/>
    <w:basedOn w:val="Normal"/>
    <w:next w:val="Normal"/>
    <w:qFormat/>
    <w:rsid w:val="00DF2014"/>
    <w:pPr>
      <w:keepNext/>
      <w:outlineLvl w:val="5"/>
    </w:pPr>
    <w:rPr>
      <w:b/>
      <w:bCs/>
    </w:rPr>
  </w:style>
  <w:style w:type="paragraph" w:styleId="Heading7">
    <w:name w:val="heading 7"/>
    <w:basedOn w:val="Normal"/>
    <w:next w:val="Normal"/>
    <w:qFormat/>
    <w:rsid w:val="00DF2014"/>
    <w:pPr>
      <w:keepNext/>
      <w:outlineLvl w:val="6"/>
    </w:pPr>
  </w:style>
  <w:style w:type="paragraph" w:styleId="Heading8">
    <w:name w:val="heading 8"/>
    <w:basedOn w:val="Normal"/>
    <w:next w:val="Normal"/>
    <w:qFormat/>
    <w:rsid w:val="00DF2014"/>
    <w:pPr>
      <w:keepNext/>
      <w:outlineLvl w:val="7"/>
    </w:pPr>
  </w:style>
  <w:style w:type="paragraph" w:styleId="Heading9">
    <w:name w:val="heading 9"/>
    <w:basedOn w:val="Normal"/>
    <w:next w:val="Normal"/>
    <w:qFormat/>
    <w:rsid w:val="00DF2014"/>
    <w:pPr>
      <w:keepNex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8mm">
    <w:name w:val="スタイル 左 :  14.8 mm"/>
    <w:basedOn w:val="Normal"/>
    <w:rsid w:val="00E21E2B"/>
    <w:pPr>
      <w:ind w:left="840"/>
    </w:pPr>
    <w:rPr>
      <w:rFonts w:cs="MS Mincho"/>
      <w:szCs w:val="20"/>
    </w:rPr>
  </w:style>
  <w:style w:type="numbering" w:customStyle="1" w:styleId="a0">
    <w:name w:val="スタイル 箇条書き"/>
    <w:basedOn w:val="NoList"/>
    <w:rsid w:val="00813405"/>
    <w:pPr>
      <w:numPr>
        <w:numId w:val="1"/>
      </w:numPr>
    </w:pPr>
  </w:style>
  <w:style w:type="table" w:styleId="TableProfessional">
    <w:name w:val="Table Professional"/>
    <w:basedOn w:val="TableNormal"/>
    <w:rsid w:val="004A0B2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
    <w:name w:val="Table Grid"/>
    <w:basedOn w:val="TableNormal"/>
    <w:rsid w:val="006E0A6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975846"/>
    <w:pPr>
      <w:tabs>
        <w:tab w:val="left" w:pos="420"/>
        <w:tab w:val="right" w:leader="dot" w:pos="8494"/>
      </w:tabs>
    </w:pPr>
  </w:style>
  <w:style w:type="paragraph" w:styleId="TOC2">
    <w:name w:val="toc 2"/>
    <w:basedOn w:val="Normal"/>
    <w:next w:val="Normal"/>
    <w:autoRedefine/>
    <w:uiPriority w:val="39"/>
    <w:qFormat/>
    <w:rsid w:val="00016ADB"/>
    <w:pPr>
      <w:ind w:leftChars="100" w:left="210"/>
    </w:pPr>
  </w:style>
  <w:style w:type="character" w:styleId="Hyperlink">
    <w:name w:val="Hyperlink"/>
    <w:basedOn w:val="DefaultParagraphFont"/>
    <w:uiPriority w:val="99"/>
    <w:rsid w:val="00016ADB"/>
    <w:rPr>
      <w:color w:val="0000FF"/>
      <w:u w:val="single"/>
    </w:rPr>
  </w:style>
  <w:style w:type="numbering" w:customStyle="1" w:styleId="10">
    <w:name w:val="スタイル 箇条書き1"/>
    <w:basedOn w:val="NoList"/>
    <w:rsid w:val="005E3B4F"/>
    <w:pPr>
      <w:numPr>
        <w:numId w:val="2"/>
      </w:numPr>
    </w:pPr>
  </w:style>
  <w:style w:type="numbering" w:customStyle="1" w:styleId="Century">
    <w:name w:val="スタイル スタイル 箇条書き + アウトライン番号 Century"/>
    <w:basedOn w:val="NoList"/>
    <w:rsid w:val="002E5342"/>
    <w:pPr>
      <w:numPr>
        <w:numId w:val="3"/>
      </w:numPr>
    </w:pPr>
  </w:style>
  <w:style w:type="numbering" w:customStyle="1" w:styleId="Century0">
    <w:name w:val="スタイル スタイル 箇条書き + アウトライン番号 (英数字) Century (日) ＭＳ 明朝"/>
    <w:basedOn w:val="NoList"/>
    <w:rsid w:val="002E5342"/>
    <w:pPr>
      <w:numPr>
        <w:numId w:val="4"/>
      </w:numPr>
    </w:pPr>
  </w:style>
  <w:style w:type="character" w:styleId="FollowedHyperlink">
    <w:name w:val="FollowedHyperlink"/>
    <w:basedOn w:val="DefaultParagraphFont"/>
    <w:rsid w:val="00331797"/>
    <w:rPr>
      <w:color w:val="800080"/>
      <w:u w:val="single"/>
    </w:rPr>
  </w:style>
  <w:style w:type="paragraph" w:styleId="Header">
    <w:name w:val="header"/>
    <w:basedOn w:val="Normal"/>
    <w:rsid w:val="00F375CF"/>
    <w:pPr>
      <w:tabs>
        <w:tab w:val="center" w:pos="4252"/>
        <w:tab w:val="right" w:pos="8504"/>
      </w:tabs>
      <w:snapToGrid w:val="0"/>
    </w:pPr>
  </w:style>
  <w:style w:type="paragraph" w:styleId="Footer">
    <w:name w:val="footer"/>
    <w:basedOn w:val="Normal"/>
    <w:rsid w:val="00F375CF"/>
    <w:pPr>
      <w:tabs>
        <w:tab w:val="center" w:pos="4252"/>
        <w:tab w:val="right" w:pos="8504"/>
      </w:tabs>
      <w:snapToGrid w:val="0"/>
    </w:pPr>
  </w:style>
  <w:style w:type="character" w:styleId="PageNumber">
    <w:name w:val="page number"/>
    <w:basedOn w:val="DefaultParagraphFont"/>
    <w:rsid w:val="00F375CF"/>
  </w:style>
  <w:style w:type="numbering" w:customStyle="1" w:styleId="1">
    <w:name w:val="スタイル スタイル 箇条書き1 + アウトライン番号"/>
    <w:basedOn w:val="NoList"/>
    <w:rsid w:val="00926056"/>
    <w:pPr>
      <w:numPr>
        <w:numId w:val="5"/>
      </w:numPr>
    </w:pPr>
  </w:style>
  <w:style w:type="numbering" w:customStyle="1" w:styleId="a">
    <w:name w:val="スタイル 段落番号"/>
    <w:basedOn w:val="NoList"/>
    <w:rsid w:val="0005214D"/>
    <w:pPr>
      <w:numPr>
        <w:numId w:val="6"/>
      </w:numPr>
    </w:pPr>
  </w:style>
  <w:style w:type="paragraph" w:styleId="TOC3">
    <w:name w:val="toc 3"/>
    <w:basedOn w:val="Normal"/>
    <w:next w:val="Normal"/>
    <w:autoRedefine/>
    <w:uiPriority w:val="39"/>
    <w:qFormat/>
    <w:rsid w:val="00A15FEB"/>
    <w:pPr>
      <w:ind w:leftChars="200" w:left="420"/>
    </w:pPr>
  </w:style>
  <w:style w:type="paragraph" w:customStyle="1" w:styleId="2Century">
    <w:name w:val="スタイル 見出し 2 + (英数字) Century (日) ＭＳ 明朝"/>
    <w:basedOn w:val="Heading2"/>
    <w:link w:val="2Century0"/>
    <w:autoRedefine/>
    <w:rsid w:val="00CF0EFC"/>
    <w:rPr>
      <w:rFonts w:ascii="Century" w:eastAsia="MS Mincho" w:hAnsi="Century"/>
    </w:rPr>
  </w:style>
  <w:style w:type="character" w:customStyle="1" w:styleId="Heading2Char">
    <w:name w:val="Heading 2 Char"/>
    <w:basedOn w:val="DefaultParagraphFont"/>
    <w:link w:val="Heading2"/>
    <w:rsid w:val="002324F7"/>
    <w:rPr>
      <w:rFonts w:ascii="Arial" w:eastAsia="MS Gothic" w:hAnsi="Arial"/>
      <w:kern w:val="2"/>
      <w:sz w:val="28"/>
      <w:szCs w:val="24"/>
      <w:u w:val="single"/>
    </w:rPr>
  </w:style>
  <w:style w:type="character" w:customStyle="1" w:styleId="2Century0">
    <w:name w:val="スタイル 見出し 2 + (英数字) Century (日) ＭＳ 明朝 (文字)"/>
    <w:basedOn w:val="Heading2Char"/>
    <w:link w:val="2Century"/>
    <w:rsid w:val="00CF0EFC"/>
    <w:rPr>
      <w:rFonts w:ascii="Arial" w:eastAsia="MS Gothic" w:hAnsi="Arial"/>
      <w:kern w:val="2"/>
      <w:sz w:val="28"/>
      <w:szCs w:val="24"/>
      <w:u w:val="single"/>
    </w:rPr>
  </w:style>
  <w:style w:type="paragraph" w:styleId="ListParagraph">
    <w:name w:val="List Paragraph"/>
    <w:basedOn w:val="Normal"/>
    <w:uiPriority w:val="34"/>
    <w:qFormat/>
    <w:rsid w:val="00586125"/>
    <w:pPr>
      <w:ind w:leftChars="400" w:left="840"/>
    </w:pPr>
    <w:rPr>
      <w:sz w:val="21"/>
    </w:rPr>
  </w:style>
  <w:style w:type="paragraph" w:styleId="BalloonText">
    <w:name w:val="Balloon Text"/>
    <w:basedOn w:val="Normal"/>
    <w:link w:val="BalloonTextChar"/>
    <w:rsid w:val="00F17206"/>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F17206"/>
    <w:rPr>
      <w:rFonts w:asciiTheme="majorHAnsi" w:eastAsiaTheme="majorEastAsia" w:hAnsiTheme="majorHAnsi" w:cstheme="majorBidi"/>
      <w:kern w:val="2"/>
      <w:sz w:val="18"/>
      <w:szCs w:val="18"/>
    </w:rPr>
  </w:style>
  <w:style w:type="paragraph" w:styleId="DocumentMap">
    <w:name w:val="Document Map"/>
    <w:basedOn w:val="Normal"/>
    <w:link w:val="DocumentMapChar"/>
    <w:rsid w:val="00E52EDD"/>
    <w:rPr>
      <w:rFonts w:ascii="MS UI Gothic" w:eastAsia="MS UI Gothic"/>
      <w:sz w:val="18"/>
      <w:szCs w:val="18"/>
    </w:rPr>
  </w:style>
  <w:style w:type="character" w:customStyle="1" w:styleId="DocumentMapChar">
    <w:name w:val="Document Map Char"/>
    <w:basedOn w:val="DefaultParagraphFont"/>
    <w:link w:val="DocumentMap"/>
    <w:rsid w:val="00E52EDD"/>
    <w:rPr>
      <w:rFonts w:ascii="MS UI Gothic" w:eastAsia="MS UI Gothic"/>
      <w:kern w:val="2"/>
      <w:sz w:val="18"/>
      <w:szCs w:val="18"/>
    </w:rPr>
  </w:style>
  <w:style w:type="character" w:customStyle="1" w:styleId="Heading1Char">
    <w:name w:val="Heading 1 Char"/>
    <w:basedOn w:val="DefaultParagraphFont"/>
    <w:link w:val="Heading1"/>
    <w:rsid w:val="003D46AB"/>
    <w:rPr>
      <w:rFonts w:ascii="Arial" w:eastAsia="MS Gothic" w:hAnsi="Arial"/>
      <w:kern w:val="2"/>
      <w:sz w:val="32"/>
      <w:szCs w:val="24"/>
      <w:u w:val="single"/>
    </w:rPr>
  </w:style>
  <w:style w:type="character" w:customStyle="1" w:styleId="Heading3Char">
    <w:name w:val="Heading 3 Char"/>
    <w:basedOn w:val="DefaultParagraphFont"/>
    <w:link w:val="Heading3"/>
    <w:rsid w:val="00092016"/>
    <w:rPr>
      <w:rFonts w:ascii="Arial" w:eastAsia="MS Gothic" w:hAnsi="Arial"/>
      <w:kern w:val="2"/>
      <w:sz w:val="24"/>
      <w:szCs w:val="24"/>
      <w:u w:val="single"/>
    </w:rPr>
  </w:style>
  <w:style w:type="paragraph" w:styleId="ListBullet">
    <w:name w:val="List Bullet"/>
    <w:basedOn w:val="Normal"/>
    <w:rsid w:val="000D3A8F"/>
    <w:pPr>
      <w:numPr>
        <w:numId w:val="8"/>
      </w:numPr>
    </w:pPr>
    <w:rPr>
      <w:sz w:val="21"/>
    </w:rPr>
  </w:style>
  <w:style w:type="paragraph" w:styleId="TOCHeading">
    <w:name w:val="TOC Heading"/>
    <w:basedOn w:val="Heading1"/>
    <w:next w:val="Normal"/>
    <w:uiPriority w:val="39"/>
    <w:semiHidden/>
    <w:unhideWhenUsed/>
    <w:qFormat/>
    <w:rsid w:val="00764883"/>
    <w:pPr>
      <w:keepLines/>
      <w:pageBreakBefore w:val="0"/>
      <w:numPr>
        <w:numId w:val="0"/>
      </w:numPr>
      <w:wordWrap/>
      <w:spacing w:beforeLines="0" w:line="276" w:lineRule="auto"/>
      <w:jc w:val="left"/>
      <w:outlineLvl w:val="9"/>
    </w:pPr>
    <w:rPr>
      <w:rFonts w:asciiTheme="majorHAnsi" w:eastAsiaTheme="majorEastAsia" w:hAnsiTheme="majorHAnsi" w:cstheme="majorBidi"/>
      <w:b/>
      <w:bCs/>
      <w:color w:val="365F91" w:themeColor="accent1" w:themeShade="BF"/>
      <w:kern w:val="0"/>
      <w:sz w:val="28"/>
      <w:szCs w:val="28"/>
      <w:u w:val="none"/>
    </w:rPr>
  </w:style>
  <w:style w:type="paragraph" w:styleId="TOC4">
    <w:name w:val="toc 4"/>
    <w:basedOn w:val="Normal"/>
    <w:next w:val="Normal"/>
    <w:autoRedefine/>
    <w:uiPriority w:val="39"/>
    <w:rsid w:val="00FE1C79"/>
    <w:pPr>
      <w:ind w:leftChars="300"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747035">
      <w:bodyDiv w:val="1"/>
      <w:marLeft w:val="0"/>
      <w:marRight w:val="0"/>
      <w:marTop w:val="0"/>
      <w:marBottom w:val="0"/>
      <w:divBdr>
        <w:top w:val="none" w:sz="0" w:space="0" w:color="auto"/>
        <w:left w:val="none" w:sz="0" w:space="0" w:color="auto"/>
        <w:bottom w:val="none" w:sz="0" w:space="0" w:color="auto"/>
        <w:right w:val="none" w:sz="0" w:space="0" w:color="auto"/>
      </w:divBdr>
    </w:div>
    <w:div w:id="195579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drive.google.com/file/d/1AV1pIXlaR9yXlam3TTXBR85m-g22SXSr/view?usp=shari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hyperlink" Target="https://drive.google.com/file/d/1-0uQtq9tpnGTDWmv7_BfNo2PFvmte8h8/view?usp=sharing"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hyperlink" Target="https://drive.google.com/file/d/0B77t0XpnNT7OSzBzcV9SemEwbkE/view?usp=shari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572FCC-7F78-4273-877E-28F941A88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13</Pages>
  <Words>1856</Words>
  <Characters>10208</Characters>
  <Application>Microsoft Office Word</Application>
  <DocSecurity>0</DocSecurity>
  <Lines>85</Lines>
  <Paragraphs>24</Paragraphs>
  <ScaleCrop>false</ScaleCrop>
  <HeadingPairs>
    <vt:vector size="6" baseType="variant">
      <vt:variant>
        <vt:lpstr>Title</vt:lpstr>
      </vt:variant>
      <vt:variant>
        <vt:i4>1</vt:i4>
      </vt:variant>
      <vt:variant>
        <vt:lpstr>Titre</vt:lpstr>
      </vt:variant>
      <vt:variant>
        <vt:i4>1</vt:i4>
      </vt:variant>
      <vt:variant>
        <vt:lpstr>タイトル</vt:lpstr>
      </vt:variant>
      <vt:variant>
        <vt:i4>1</vt:i4>
      </vt:variant>
    </vt:vector>
  </HeadingPairs>
  <TitlesOfParts>
    <vt:vector size="3" baseType="lpstr">
      <vt:lpstr>SMBSync Description</vt:lpstr>
      <vt:lpstr>SMBSync Description</vt:lpstr>
      <vt:lpstr>SMBSync Description</vt:lpstr>
    </vt:vector>
  </TitlesOfParts>
  <Company/>
  <LinksUpToDate>false</LinksUpToDate>
  <CharactersWithSpaces>12040</CharactersWithSpaces>
  <SharedDoc>false</SharedDoc>
  <HLinks>
    <vt:vector size="402" baseType="variant">
      <vt:variant>
        <vt:i4>262192</vt:i4>
      </vt:variant>
      <vt:variant>
        <vt:i4>321</vt:i4>
      </vt:variant>
      <vt:variant>
        <vt:i4>0</vt:i4>
      </vt:variant>
      <vt:variant>
        <vt:i4>5</vt:i4>
      </vt:variant>
      <vt:variant>
        <vt:lpwstr/>
      </vt:variant>
      <vt:variant>
        <vt:lpwstr>_top</vt:lpwstr>
      </vt:variant>
      <vt:variant>
        <vt:i4>2883709</vt:i4>
      </vt:variant>
      <vt:variant>
        <vt:i4>318</vt:i4>
      </vt:variant>
      <vt:variant>
        <vt:i4>0</vt:i4>
      </vt:variant>
      <vt:variant>
        <vt:i4>5</vt:i4>
      </vt:variant>
      <vt:variant>
        <vt:lpwstr>http://jcifs.samba.org/</vt:lpwstr>
      </vt:variant>
      <vt:variant>
        <vt:lpwstr/>
      </vt:variant>
      <vt:variant>
        <vt:i4>262192</vt:i4>
      </vt:variant>
      <vt:variant>
        <vt:i4>315</vt:i4>
      </vt:variant>
      <vt:variant>
        <vt:i4>0</vt:i4>
      </vt:variant>
      <vt:variant>
        <vt:i4>5</vt:i4>
      </vt:variant>
      <vt:variant>
        <vt:lpwstr/>
      </vt:variant>
      <vt:variant>
        <vt:lpwstr>_top</vt:lpwstr>
      </vt:variant>
      <vt:variant>
        <vt:i4>262192</vt:i4>
      </vt:variant>
      <vt:variant>
        <vt:i4>312</vt:i4>
      </vt:variant>
      <vt:variant>
        <vt:i4>0</vt:i4>
      </vt:variant>
      <vt:variant>
        <vt:i4>5</vt:i4>
      </vt:variant>
      <vt:variant>
        <vt:lpwstr/>
      </vt:variant>
      <vt:variant>
        <vt:lpwstr>_top</vt:lpwstr>
      </vt:variant>
      <vt:variant>
        <vt:i4>262192</vt:i4>
      </vt:variant>
      <vt:variant>
        <vt:i4>309</vt:i4>
      </vt:variant>
      <vt:variant>
        <vt:i4>0</vt:i4>
      </vt:variant>
      <vt:variant>
        <vt:i4>5</vt:i4>
      </vt:variant>
      <vt:variant>
        <vt:lpwstr/>
      </vt:variant>
      <vt:variant>
        <vt:lpwstr>_top</vt:lpwstr>
      </vt:variant>
      <vt:variant>
        <vt:i4>262192</vt:i4>
      </vt:variant>
      <vt:variant>
        <vt:i4>306</vt:i4>
      </vt:variant>
      <vt:variant>
        <vt:i4>0</vt:i4>
      </vt:variant>
      <vt:variant>
        <vt:i4>5</vt:i4>
      </vt:variant>
      <vt:variant>
        <vt:lpwstr/>
      </vt:variant>
      <vt:variant>
        <vt:lpwstr>_top</vt:lpwstr>
      </vt:variant>
      <vt:variant>
        <vt:i4>262192</vt:i4>
      </vt:variant>
      <vt:variant>
        <vt:i4>303</vt:i4>
      </vt:variant>
      <vt:variant>
        <vt:i4>0</vt:i4>
      </vt:variant>
      <vt:variant>
        <vt:i4>5</vt:i4>
      </vt:variant>
      <vt:variant>
        <vt:lpwstr/>
      </vt:variant>
      <vt:variant>
        <vt:lpwstr>_top</vt:lpwstr>
      </vt:variant>
      <vt:variant>
        <vt:i4>262192</vt:i4>
      </vt:variant>
      <vt:variant>
        <vt:i4>300</vt:i4>
      </vt:variant>
      <vt:variant>
        <vt:i4>0</vt:i4>
      </vt:variant>
      <vt:variant>
        <vt:i4>5</vt:i4>
      </vt:variant>
      <vt:variant>
        <vt:lpwstr/>
      </vt:variant>
      <vt:variant>
        <vt:lpwstr>_top</vt:lpwstr>
      </vt:variant>
      <vt:variant>
        <vt:i4>262192</vt:i4>
      </vt:variant>
      <vt:variant>
        <vt:i4>297</vt:i4>
      </vt:variant>
      <vt:variant>
        <vt:i4>0</vt:i4>
      </vt:variant>
      <vt:variant>
        <vt:i4>5</vt:i4>
      </vt:variant>
      <vt:variant>
        <vt:lpwstr/>
      </vt:variant>
      <vt:variant>
        <vt:lpwstr>_top</vt:lpwstr>
      </vt:variant>
      <vt:variant>
        <vt:i4>262192</vt:i4>
      </vt:variant>
      <vt:variant>
        <vt:i4>294</vt:i4>
      </vt:variant>
      <vt:variant>
        <vt:i4>0</vt:i4>
      </vt:variant>
      <vt:variant>
        <vt:i4>5</vt:i4>
      </vt:variant>
      <vt:variant>
        <vt:lpwstr/>
      </vt:variant>
      <vt:variant>
        <vt:lpwstr>_top</vt:lpwstr>
      </vt:variant>
      <vt:variant>
        <vt:i4>262192</vt:i4>
      </vt:variant>
      <vt:variant>
        <vt:i4>291</vt:i4>
      </vt:variant>
      <vt:variant>
        <vt:i4>0</vt:i4>
      </vt:variant>
      <vt:variant>
        <vt:i4>5</vt:i4>
      </vt:variant>
      <vt:variant>
        <vt:lpwstr/>
      </vt:variant>
      <vt:variant>
        <vt:lpwstr>_top</vt:lpwstr>
      </vt:variant>
      <vt:variant>
        <vt:i4>262192</vt:i4>
      </vt:variant>
      <vt:variant>
        <vt:i4>288</vt:i4>
      </vt:variant>
      <vt:variant>
        <vt:i4>0</vt:i4>
      </vt:variant>
      <vt:variant>
        <vt:i4>5</vt:i4>
      </vt:variant>
      <vt:variant>
        <vt:lpwstr/>
      </vt:variant>
      <vt:variant>
        <vt:lpwstr>_top</vt:lpwstr>
      </vt:variant>
      <vt:variant>
        <vt:i4>262192</vt:i4>
      </vt:variant>
      <vt:variant>
        <vt:i4>285</vt:i4>
      </vt:variant>
      <vt:variant>
        <vt:i4>0</vt:i4>
      </vt:variant>
      <vt:variant>
        <vt:i4>5</vt:i4>
      </vt:variant>
      <vt:variant>
        <vt:lpwstr/>
      </vt:variant>
      <vt:variant>
        <vt:lpwstr>_top</vt:lpwstr>
      </vt:variant>
      <vt:variant>
        <vt:i4>262192</vt:i4>
      </vt:variant>
      <vt:variant>
        <vt:i4>282</vt:i4>
      </vt:variant>
      <vt:variant>
        <vt:i4>0</vt:i4>
      </vt:variant>
      <vt:variant>
        <vt:i4>5</vt:i4>
      </vt:variant>
      <vt:variant>
        <vt:lpwstr/>
      </vt:variant>
      <vt:variant>
        <vt:lpwstr>_top</vt:lpwstr>
      </vt:variant>
      <vt:variant>
        <vt:i4>262192</vt:i4>
      </vt:variant>
      <vt:variant>
        <vt:i4>279</vt:i4>
      </vt:variant>
      <vt:variant>
        <vt:i4>0</vt:i4>
      </vt:variant>
      <vt:variant>
        <vt:i4>5</vt:i4>
      </vt:variant>
      <vt:variant>
        <vt:lpwstr/>
      </vt:variant>
      <vt:variant>
        <vt:lpwstr>_top</vt:lpwstr>
      </vt:variant>
      <vt:variant>
        <vt:i4>262192</vt:i4>
      </vt:variant>
      <vt:variant>
        <vt:i4>276</vt:i4>
      </vt:variant>
      <vt:variant>
        <vt:i4>0</vt:i4>
      </vt:variant>
      <vt:variant>
        <vt:i4>5</vt:i4>
      </vt:variant>
      <vt:variant>
        <vt:lpwstr/>
      </vt:variant>
      <vt:variant>
        <vt:lpwstr>_top</vt:lpwstr>
      </vt:variant>
      <vt:variant>
        <vt:i4>262192</vt:i4>
      </vt:variant>
      <vt:variant>
        <vt:i4>273</vt:i4>
      </vt:variant>
      <vt:variant>
        <vt:i4>0</vt:i4>
      </vt:variant>
      <vt:variant>
        <vt:i4>5</vt:i4>
      </vt:variant>
      <vt:variant>
        <vt:lpwstr/>
      </vt:variant>
      <vt:variant>
        <vt:lpwstr>_top</vt:lpwstr>
      </vt:variant>
      <vt:variant>
        <vt:i4>1654235278</vt:i4>
      </vt:variant>
      <vt:variant>
        <vt:i4>270</vt:i4>
      </vt:variant>
      <vt:variant>
        <vt:i4>0</vt:i4>
      </vt:variant>
      <vt:variant>
        <vt:i4>5</vt:i4>
      </vt:variant>
      <vt:variant>
        <vt:lpwstr/>
      </vt:variant>
      <vt:variant>
        <vt:lpwstr>_2.6_ディレクトリー選択フィルター</vt:lpwstr>
      </vt:variant>
      <vt:variant>
        <vt:i4>-1597218074</vt:i4>
      </vt:variant>
      <vt:variant>
        <vt:i4>267</vt:i4>
      </vt:variant>
      <vt:variant>
        <vt:i4>0</vt:i4>
      </vt:variant>
      <vt:variant>
        <vt:i4>5</vt:i4>
      </vt:variant>
      <vt:variant>
        <vt:lpwstr/>
      </vt:variant>
      <vt:variant>
        <vt:lpwstr>_2.5_ファイル選択フィルター</vt:lpwstr>
      </vt:variant>
      <vt:variant>
        <vt:i4>888891167</vt:i4>
      </vt:variant>
      <vt:variant>
        <vt:i4>264</vt:i4>
      </vt:variant>
      <vt:variant>
        <vt:i4>0</vt:i4>
      </vt:variant>
      <vt:variant>
        <vt:i4>5</vt:i4>
      </vt:variant>
      <vt:variant>
        <vt:lpwstr/>
      </vt:variant>
      <vt:variant>
        <vt:lpwstr>_2.4.4_同期情報</vt:lpwstr>
      </vt:variant>
      <vt:variant>
        <vt:i4>1654235278</vt:i4>
      </vt:variant>
      <vt:variant>
        <vt:i4>261</vt:i4>
      </vt:variant>
      <vt:variant>
        <vt:i4>0</vt:i4>
      </vt:variant>
      <vt:variant>
        <vt:i4>5</vt:i4>
      </vt:variant>
      <vt:variant>
        <vt:lpwstr/>
      </vt:variant>
      <vt:variant>
        <vt:lpwstr>_2.6_ディレクトリー選択フィルター</vt:lpwstr>
      </vt:variant>
      <vt:variant>
        <vt:i4>-1597218074</vt:i4>
      </vt:variant>
      <vt:variant>
        <vt:i4>258</vt:i4>
      </vt:variant>
      <vt:variant>
        <vt:i4>0</vt:i4>
      </vt:variant>
      <vt:variant>
        <vt:i4>5</vt:i4>
      </vt:variant>
      <vt:variant>
        <vt:lpwstr/>
      </vt:variant>
      <vt:variant>
        <vt:lpwstr>_2.5_ファイル選択フィルター</vt:lpwstr>
      </vt:variant>
      <vt:variant>
        <vt:i4>262192</vt:i4>
      </vt:variant>
      <vt:variant>
        <vt:i4>255</vt:i4>
      </vt:variant>
      <vt:variant>
        <vt:i4>0</vt:i4>
      </vt:variant>
      <vt:variant>
        <vt:i4>5</vt:i4>
      </vt:variant>
      <vt:variant>
        <vt:lpwstr/>
      </vt:variant>
      <vt:variant>
        <vt:lpwstr>_top</vt:lpwstr>
      </vt:variant>
      <vt:variant>
        <vt:i4>262192</vt:i4>
      </vt:variant>
      <vt:variant>
        <vt:i4>252</vt:i4>
      </vt:variant>
      <vt:variant>
        <vt:i4>0</vt:i4>
      </vt:variant>
      <vt:variant>
        <vt:i4>5</vt:i4>
      </vt:variant>
      <vt:variant>
        <vt:lpwstr/>
      </vt:variant>
      <vt:variant>
        <vt:lpwstr>_top</vt:lpwstr>
      </vt:variant>
      <vt:variant>
        <vt:i4>262192</vt:i4>
      </vt:variant>
      <vt:variant>
        <vt:i4>249</vt:i4>
      </vt:variant>
      <vt:variant>
        <vt:i4>0</vt:i4>
      </vt:variant>
      <vt:variant>
        <vt:i4>5</vt:i4>
      </vt:variant>
      <vt:variant>
        <vt:lpwstr/>
      </vt:variant>
      <vt:variant>
        <vt:lpwstr>_top</vt:lpwstr>
      </vt:variant>
      <vt:variant>
        <vt:i4>262192</vt:i4>
      </vt:variant>
      <vt:variant>
        <vt:i4>246</vt:i4>
      </vt:variant>
      <vt:variant>
        <vt:i4>0</vt:i4>
      </vt:variant>
      <vt:variant>
        <vt:i4>5</vt:i4>
      </vt:variant>
      <vt:variant>
        <vt:lpwstr/>
      </vt:variant>
      <vt:variant>
        <vt:lpwstr>_top</vt:lpwstr>
      </vt:variant>
      <vt:variant>
        <vt:i4>262192</vt:i4>
      </vt:variant>
      <vt:variant>
        <vt:i4>243</vt:i4>
      </vt:variant>
      <vt:variant>
        <vt:i4>0</vt:i4>
      </vt:variant>
      <vt:variant>
        <vt:i4>5</vt:i4>
      </vt:variant>
      <vt:variant>
        <vt:lpwstr/>
      </vt:variant>
      <vt:variant>
        <vt:lpwstr>_top</vt:lpwstr>
      </vt:variant>
      <vt:variant>
        <vt:i4>1114170</vt:i4>
      </vt:variant>
      <vt:variant>
        <vt:i4>236</vt:i4>
      </vt:variant>
      <vt:variant>
        <vt:i4>0</vt:i4>
      </vt:variant>
      <vt:variant>
        <vt:i4>5</vt:i4>
      </vt:variant>
      <vt:variant>
        <vt:lpwstr/>
      </vt:variant>
      <vt:variant>
        <vt:lpwstr>_Toc386199663</vt:lpwstr>
      </vt:variant>
      <vt:variant>
        <vt:i4>1114170</vt:i4>
      </vt:variant>
      <vt:variant>
        <vt:i4>230</vt:i4>
      </vt:variant>
      <vt:variant>
        <vt:i4>0</vt:i4>
      </vt:variant>
      <vt:variant>
        <vt:i4>5</vt:i4>
      </vt:variant>
      <vt:variant>
        <vt:lpwstr/>
      </vt:variant>
      <vt:variant>
        <vt:lpwstr>_Toc386199662</vt:lpwstr>
      </vt:variant>
      <vt:variant>
        <vt:i4>1114170</vt:i4>
      </vt:variant>
      <vt:variant>
        <vt:i4>224</vt:i4>
      </vt:variant>
      <vt:variant>
        <vt:i4>0</vt:i4>
      </vt:variant>
      <vt:variant>
        <vt:i4>5</vt:i4>
      </vt:variant>
      <vt:variant>
        <vt:lpwstr/>
      </vt:variant>
      <vt:variant>
        <vt:lpwstr>_Toc386199661</vt:lpwstr>
      </vt:variant>
      <vt:variant>
        <vt:i4>1114170</vt:i4>
      </vt:variant>
      <vt:variant>
        <vt:i4>218</vt:i4>
      </vt:variant>
      <vt:variant>
        <vt:i4>0</vt:i4>
      </vt:variant>
      <vt:variant>
        <vt:i4>5</vt:i4>
      </vt:variant>
      <vt:variant>
        <vt:lpwstr/>
      </vt:variant>
      <vt:variant>
        <vt:lpwstr>_Toc386199660</vt:lpwstr>
      </vt:variant>
      <vt:variant>
        <vt:i4>1179706</vt:i4>
      </vt:variant>
      <vt:variant>
        <vt:i4>212</vt:i4>
      </vt:variant>
      <vt:variant>
        <vt:i4>0</vt:i4>
      </vt:variant>
      <vt:variant>
        <vt:i4>5</vt:i4>
      </vt:variant>
      <vt:variant>
        <vt:lpwstr/>
      </vt:variant>
      <vt:variant>
        <vt:lpwstr>_Toc386199659</vt:lpwstr>
      </vt:variant>
      <vt:variant>
        <vt:i4>1179706</vt:i4>
      </vt:variant>
      <vt:variant>
        <vt:i4>206</vt:i4>
      </vt:variant>
      <vt:variant>
        <vt:i4>0</vt:i4>
      </vt:variant>
      <vt:variant>
        <vt:i4>5</vt:i4>
      </vt:variant>
      <vt:variant>
        <vt:lpwstr/>
      </vt:variant>
      <vt:variant>
        <vt:lpwstr>_Toc386199658</vt:lpwstr>
      </vt:variant>
      <vt:variant>
        <vt:i4>1179706</vt:i4>
      </vt:variant>
      <vt:variant>
        <vt:i4>200</vt:i4>
      </vt:variant>
      <vt:variant>
        <vt:i4>0</vt:i4>
      </vt:variant>
      <vt:variant>
        <vt:i4>5</vt:i4>
      </vt:variant>
      <vt:variant>
        <vt:lpwstr/>
      </vt:variant>
      <vt:variant>
        <vt:lpwstr>_Toc386199657</vt:lpwstr>
      </vt:variant>
      <vt:variant>
        <vt:i4>1179706</vt:i4>
      </vt:variant>
      <vt:variant>
        <vt:i4>194</vt:i4>
      </vt:variant>
      <vt:variant>
        <vt:i4>0</vt:i4>
      </vt:variant>
      <vt:variant>
        <vt:i4>5</vt:i4>
      </vt:variant>
      <vt:variant>
        <vt:lpwstr/>
      </vt:variant>
      <vt:variant>
        <vt:lpwstr>_Toc386199656</vt:lpwstr>
      </vt:variant>
      <vt:variant>
        <vt:i4>1179706</vt:i4>
      </vt:variant>
      <vt:variant>
        <vt:i4>188</vt:i4>
      </vt:variant>
      <vt:variant>
        <vt:i4>0</vt:i4>
      </vt:variant>
      <vt:variant>
        <vt:i4>5</vt:i4>
      </vt:variant>
      <vt:variant>
        <vt:lpwstr/>
      </vt:variant>
      <vt:variant>
        <vt:lpwstr>_Toc386199655</vt:lpwstr>
      </vt:variant>
      <vt:variant>
        <vt:i4>1179706</vt:i4>
      </vt:variant>
      <vt:variant>
        <vt:i4>182</vt:i4>
      </vt:variant>
      <vt:variant>
        <vt:i4>0</vt:i4>
      </vt:variant>
      <vt:variant>
        <vt:i4>5</vt:i4>
      </vt:variant>
      <vt:variant>
        <vt:lpwstr/>
      </vt:variant>
      <vt:variant>
        <vt:lpwstr>_Toc386199654</vt:lpwstr>
      </vt:variant>
      <vt:variant>
        <vt:i4>1179706</vt:i4>
      </vt:variant>
      <vt:variant>
        <vt:i4>176</vt:i4>
      </vt:variant>
      <vt:variant>
        <vt:i4>0</vt:i4>
      </vt:variant>
      <vt:variant>
        <vt:i4>5</vt:i4>
      </vt:variant>
      <vt:variant>
        <vt:lpwstr/>
      </vt:variant>
      <vt:variant>
        <vt:lpwstr>_Toc386199653</vt:lpwstr>
      </vt:variant>
      <vt:variant>
        <vt:i4>1179706</vt:i4>
      </vt:variant>
      <vt:variant>
        <vt:i4>170</vt:i4>
      </vt:variant>
      <vt:variant>
        <vt:i4>0</vt:i4>
      </vt:variant>
      <vt:variant>
        <vt:i4>5</vt:i4>
      </vt:variant>
      <vt:variant>
        <vt:lpwstr/>
      </vt:variant>
      <vt:variant>
        <vt:lpwstr>_Toc386199652</vt:lpwstr>
      </vt:variant>
      <vt:variant>
        <vt:i4>1179706</vt:i4>
      </vt:variant>
      <vt:variant>
        <vt:i4>164</vt:i4>
      </vt:variant>
      <vt:variant>
        <vt:i4>0</vt:i4>
      </vt:variant>
      <vt:variant>
        <vt:i4>5</vt:i4>
      </vt:variant>
      <vt:variant>
        <vt:lpwstr/>
      </vt:variant>
      <vt:variant>
        <vt:lpwstr>_Toc386199651</vt:lpwstr>
      </vt:variant>
      <vt:variant>
        <vt:i4>1179706</vt:i4>
      </vt:variant>
      <vt:variant>
        <vt:i4>158</vt:i4>
      </vt:variant>
      <vt:variant>
        <vt:i4>0</vt:i4>
      </vt:variant>
      <vt:variant>
        <vt:i4>5</vt:i4>
      </vt:variant>
      <vt:variant>
        <vt:lpwstr/>
      </vt:variant>
      <vt:variant>
        <vt:lpwstr>_Toc386199650</vt:lpwstr>
      </vt:variant>
      <vt:variant>
        <vt:i4>1245242</vt:i4>
      </vt:variant>
      <vt:variant>
        <vt:i4>152</vt:i4>
      </vt:variant>
      <vt:variant>
        <vt:i4>0</vt:i4>
      </vt:variant>
      <vt:variant>
        <vt:i4>5</vt:i4>
      </vt:variant>
      <vt:variant>
        <vt:lpwstr/>
      </vt:variant>
      <vt:variant>
        <vt:lpwstr>_Toc386199649</vt:lpwstr>
      </vt:variant>
      <vt:variant>
        <vt:i4>1245242</vt:i4>
      </vt:variant>
      <vt:variant>
        <vt:i4>146</vt:i4>
      </vt:variant>
      <vt:variant>
        <vt:i4>0</vt:i4>
      </vt:variant>
      <vt:variant>
        <vt:i4>5</vt:i4>
      </vt:variant>
      <vt:variant>
        <vt:lpwstr/>
      </vt:variant>
      <vt:variant>
        <vt:lpwstr>_Toc386199648</vt:lpwstr>
      </vt:variant>
      <vt:variant>
        <vt:i4>1245242</vt:i4>
      </vt:variant>
      <vt:variant>
        <vt:i4>140</vt:i4>
      </vt:variant>
      <vt:variant>
        <vt:i4>0</vt:i4>
      </vt:variant>
      <vt:variant>
        <vt:i4>5</vt:i4>
      </vt:variant>
      <vt:variant>
        <vt:lpwstr/>
      </vt:variant>
      <vt:variant>
        <vt:lpwstr>_Toc386199647</vt:lpwstr>
      </vt:variant>
      <vt:variant>
        <vt:i4>1245242</vt:i4>
      </vt:variant>
      <vt:variant>
        <vt:i4>134</vt:i4>
      </vt:variant>
      <vt:variant>
        <vt:i4>0</vt:i4>
      </vt:variant>
      <vt:variant>
        <vt:i4>5</vt:i4>
      </vt:variant>
      <vt:variant>
        <vt:lpwstr/>
      </vt:variant>
      <vt:variant>
        <vt:lpwstr>_Toc386199646</vt:lpwstr>
      </vt:variant>
      <vt:variant>
        <vt:i4>1245242</vt:i4>
      </vt:variant>
      <vt:variant>
        <vt:i4>128</vt:i4>
      </vt:variant>
      <vt:variant>
        <vt:i4>0</vt:i4>
      </vt:variant>
      <vt:variant>
        <vt:i4>5</vt:i4>
      </vt:variant>
      <vt:variant>
        <vt:lpwstr/>
      </vt:variant>
      <vt:variant>
        <vt:lpwstr>_Toc386199645</vt:lpwstr>
      </vt:variant>
      <vt:variant>
        <vt:i4>1245242</vt:i4>
      </vt:variant>
      <vt:variant>
        <vt:i4>122</vt:i4>
      </vt:variant>
      <vt:variant>
        <vt:i4>0</vt:i4>
      </vt:variant>
      <vt:variant>
        <vt:i4>5</vt:i4>
      </vt:variant>
      <vt:variant>
        <vt:lpwstr/>
      </vt:variant>
      <vt:variant>
        <vt:lpwstr>_Toc386199644</vt:lpwstr>
      </vt:variant>
      <vt:variant>
        <vt:i4>1245242</vt:i4>
      </vt:variant>
      <vt:variant>
        <vt:i4>116</vt:i4>
      </vt:variant>
      <vt:variant>
        <vt:i4>0</vt:i4>
      </vt:variant>
      <vt:variant>
        <vt:i4>5</vt:i4>
      </vt:variant>
      <vt:variant>
        <vt:lpwstr/>
      </vt:variant>
      <vt:variant>
        <vt:lpwstr>_Toc386199643</vt:lpwstr>
      </vt:variant>
      <vt:variant>
        <vt:i4>1245242</vt:i4>
      </vt:variant>
      <vt:variant>
        <vt:i4>110</vt:i4>
      </vt:variant>
      <vt:variant>
        <vt:i4>0</vt:i4>
      </vt:variant>
      <vt:variant>
        <vt:i4>5</vt:i4>
      </vt:variant>
      <vt:variant>
        <vt:lpwstr/>
      </vt:variant>
      <vt:variant>
        <vt:lpwstr>_Toc386199642</vt:lpwstr>
      </vt:variant>
      <vt:variant>
        <vt:i4>1245242</vt:i4>
      </vt:variant>
      <vt:variant>
        <vt:i4>104</vt:i4>
      </vt:variant>
      <vt:variant>
        <vt:i4>0</vt:i4>
      </vt:variant>
      <vt:variant>
        <vt:i4>5</vt:i4>
      </vt:variant>
      <vt:variant>
        <vt:lpwstr/>
      </vt:variant>
      <vt:variant>
        <vt:lpwstr>_Toc386199641</vt:lpwstr>
      </vt:variant>
      <vt:variant>
        <vt:i4>1245242</vt:i4>
      </vt:variant>
      <vt:variant>
        <vt:i4>98</vt:i4>
      </vt:variant>
      <vt:variant>
        <vt:i4>0</vt:i4>
      </vt:variant>
      <vt:variant>
        <vt:i4>5</vt:i4>
      </vt:variant>
      <vt:variant>
        <vt:lpwstr/>
      </vt:variant>
      <vt:variant>
        <vt:lpwstr>_Toc386199640</vt:lpwstr>
      </vt:variant>
      <vt:variant>
        <vt:i4>1310778</vt:i4>
      </vt:variant>
      <vt:variant>
        <vt:i4>92</vt:i4>
      </vt:variant>
      <vt:variant>
        <vt:i4>0</vt:i4>
      </vt:variant>
      <vt:variant>
        <vt:i4>5</vt:i4>
      </vt:variant>
      <vt:variant>
        <vt:lpwstr/>
      </vt:variant>
      <vt:variant>
        <vt:lpwstr>_Toc386199639</vt:lpwstr>
      </vt:variant>
      <vt:variant>
        <vt:i4>1310778</vt:i4>
      </vt:variant>
      <vt:variant>
        <vt:i4>86</vt:i4>
      </vt:variant>
      <vt:variant>
        <vt:i4>0</vt:i4>
      </vt:variant>
      <vt:variant>
        <vt:i4>5</vt:i4>
      </vt:variant>
      <vt:variant>
        <vt:lpwstr/>
      </vt:variant>
      <vt:variant>
        <vt:lpwstr>_Toc386199638</vt:lpwstr>
      </vt:variant>
      <vt:variant>
        <vt:i4>1310778</vt:i4>
      </vt:variant>
      <vt:variant>
        <vt:i4>80</vt:i4>
      </vt:variant>
      <vt:variant>
        <vt:i4>0</vt:i4>
      </vt:variant>
      <vt:variant>
        <vt:i4>5</vt:i4>
      </vt:variant>
      <vt:variant>
        <vt:lpwstr/>
      </vt:variant>
      <vt:variant>
        <vt:lpwstr>_Toc386199637</vt:lpwstr>
      </vt:variant>
      <vt:variant>
        <vt:i4>1310778</vt:i4>
      </vt:variant>
      <vt:variant>
        <vt:i4>74</vt:i4>
      </vt:variant>
      <vt:variant>
        <vt:i4>0</vt:i4>
      </vt:variant>
      <vt:variant>
        <vt:i4>5</vt:i4>
      </vt:variant>
      <vt:variant>
        <vt:lpwstr/>
      </vt:variant>
      <vt:variant>
        <vt:lpwstr>_Toc386199636</vt:lpwstr>
      </vt:variant>
      <vt:variant>
        <vt:i4>1310778</vt:i4>
      </vt:variant>
      <vt:variant>
        <vt:i4>68</vt:i4>
      </vt:variant>
      <vt:variant>
        <vt:i4>0</vt:i4>
      </vt:variant>
      <vt:variant>
        <vt:i4>5</vt:i4>
      </vt:variant>
      <vt:variant>
        <vt:lpwstr/>
      </vt:variant>
      <vt:variant>
        <vt:lpwstr>_Toc386199635</vt:lpwstr>
      </vt:variant>
      <vt:variant>
        <vt:i4>1310778</vt:i4>
      </vt:variant>
      <vt:variant>
        <vt:i4>62</vt:i4>
      </vt:variant>
      <vt:variant>
        <vt:i4>0</vt:i4>
      </vt:variant>
      <vt:variant>
        <vt:i4>5</vt:i4>
      </vt:variant>
      <vt:variant>
        <vt:lpwstr/>
      </vt:variant>
      <vt:variant>
        <vt:lpwstr>_Toc386199634</vt:lpwstr>
      </vt:variant>
      <vt:variant>
        <vt:i4>1310778</vt:i4>
      </vt:variant>
      <vt:variant>
        <vt:i4>56</vt:i4>
      </vt:variant>
      <vt:variant>
        <vt:i4>0</vt:i4>
      </vt:variant>
      <vt:variant>
        <vt:i4>5</vt:i4>
      </vt:variant>
      <vt:variant>
        <vt:lpwstr/>
      </vt:variant>
      <vt:variant>
        <vt:lpwstr>_Toc386199633</vt:lpwstr>
      </vt:variant>
      <vt:variant>
        <vt:i4>1310778</vt:i4>
      </vt:variant>
      <vt:variant>
        <vt:i4>50</vt:i4>
      </vt:variant>
      <vt:variant>
        <vt:i4>0</vt:i4>
      </vt:variant>
      <vt:variant>
        <vt:i4>5</vt:i4>
      </vt:variant>
      <vt:variant>
        <vt:lpwstr/>
      </vt:variant>
      <vt:variant>
        <vt:lpwstr>_Toc386199632</vt:lpwstr>
      </vt:variant>
      <vt:variant>
        <vt:i4>1310778</vt:i4>
      </vt:variant>
      <vt:variant>
        <vt:i4>44</vt:i4>
      </vt:variant>
      <vt:variant>
        <vt:i4>0</vt:i4>
      </vt:variant>
      <vt:variant>
        <vt:i4>5</vt:i4>
      </vt:variant>
      <vt:variant>
        <vt:lpwstr/>
      </vt:variant>
      <vt:variant>
        <vt:lpwstr>_Toc386199631</vt:lpwstr>
      </vt:variant>
      <vt:variant>
        <vt:i4>1310778</vt:i4>
      </vt:variant>
      <vt:variant>
        <vt:i4>38</vt:i4>
      </vt:variant>
      <vt:variant>
        <vt:i4>0</vt:i4>
      </vt:variant>
      <vt:variant>
        <vt:i4>5</vt:i4>
      </vt:variant>
      <vt:variant>
        <vt:lpwstr/>
      </vt:variant>
      <vt:variant>
        <vt:lpwstr>_Toc386199630</vt:lpwstr>
      </vt:variant>
      <vt:variant>
        <vt:i4>1376314</vt:i4>
      </vt:variant>
      <vt:variant>
        <vt:i4>32</vt:i4>
      </vt:variant>
      <vt:variant>
        <vt:i4>0</vt:i4>
      </vt:variant>
      <vt:variant>
        <vt:i4>5</vt:i4>
      </vt:variant>
      <vt:variant>
        <vt:lpwstr/>
      </vt:variant>
      <vt:variant>
        <vt:lpwstr>_Toc386199629</vt:lpwstr>
      </vt:variant>
      <vt:variant>
        <vt:i4>1376314</vt:i4>
      </vt:variant>
      <vt:variant>
        <vt:i4>26</vt:i4>
      </vt:variant>
      <vt:variant>
        <vt:i4>0</vt:i4>
      </vt:variant>
      <vt:variant>
        <vt:i4>5</vt:i4>
      </vt:variant>
      <vt:variant>
        <vt:lpwstr/>
      </vt:variant>
      <vt:variant>
        <vt:lpwstr>_Toc386199628</vt:lpwstr>
      </vt:variant>
      <vt:variant>
        <vt:i4>1376314</vt:i4>
      </vt:variant>
      <vt:variant>
        <vt:i4>20</vt:i4>
      </vt:variant>
      <vt:variant>
        <vt:i4>0</vt:i4>
      </vt:variant>
      <vt:variant>
        <vt:i4>5</vt:i4>
      </vt:variant>
      <vt:variant>
        <vt:lpwstr/>
      </vt:variant>
      <vt:variant>
        <vt:lpwstr>_Toc386199627</vt:lpwstr>
      </vt:variant>
      <vt:variant>
        <vt:i4>1376314</vt:i4>
      </vt:variant>
      <vt:variant>
        <vt:i4>14</vt:i4>
      </vt:variant>
      <vt:variant>
        <vt:i4>0</vt:i4>
      </vt:variant>
      <vt:variant>
        <vt:i4>5</vt:i4>
      </vt:variant>
      <vt:variant>
        <vt:lpwstr/>
      </vt:variant>
      <vt:variant>
        <vt:lpwstr>_Toc386199626</vt:lpwstr>
      </vt:variant>
      <vt:variant>
        <vt:i4>1376314</vt:i4>
      </vt:variant>
      <vt:variant>
        <vt:i4>8</vt:i4>
      </vt:variant>
      <vt:variant>
        <vt:i4>0</vt:i4>
      </vt:variant>
      <vt:variant>
        <vt:i4>5</vt:i4>
      </vt:variant>
      <vt:variant>
        <vt:lpwstr/>
      </vt:variant>
      <vt:variant>
        <vt:lpwstr>_Toc386199625</vt:lpwstr>
      </vt:variant>
      <vt:variant>
        <vt:i4>1376314</vt:i4>
      </vt:variant>
      <vt:variant>
        <vt:i4>2</vt:i4>
      </vt:variant>
      <vt:variant>
        <vt:i4>0</vt:i4>
      </vt:variant>
      <vt:variant>
        <vt:i4>5</vt:i4>
      </vt:variant>
      <vt:variant>
        <vt:lpwstr/>
      </vt:variant>
      <vt:variant>
        <vt:lpwstr>_Toc386199624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SMBSync Description</dc:title>
  <dc:creator>Test</dc:creator>
  <cp:lastModifiedBy>A. J</cp:lastModifiedBy>
  <cp:revision>83</cp:revision>
  <cp:lastPrinted>2019-08-07T22:43:00Z</cp:lastPrinted>
  <dcterms:created xsi:type="dcterms:W3CDTF">2019-01-12T06:15:00Z</dcterms:created>
  <dcterms:modified xsi:type="dcterms:W3CDTF">2020-05-06T19:52:00Z</dcterms:modified>
</cp:coreProperties>
</file>